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757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Studying Low-Energy Symmetry Properties of 1D </w:t>
      </w:r>
      <w:proofErr w:type="spellStart"/>
      <w:r w:rsidRPr="001C1E50">
        <w:rPr>
          <w:rFonts w:ascii="Times New Roman" w:eastAsia="Times New Roman" w:hAnsi="Times New Roman" w:cs="Times New Roman"/>
          <w:color w:val="000000"/>
          <w:kern w:val="0"/>
          <w:sz w:val="24"/>
          <w:szCs w:val="24"/>
          <w14:ligatures w14:val="none"/>
        </w:rPr>
        <w:t>Cuprates</w:t>
      </w:r>
      <w:proofErr w:type="spellEnd"/>
      <w:r w:rsidRPr="001C1E50">
        <w:rPr>
          <w:rFonts w:ascii="Times New Roman" w:eastAsia="Times New Roman" w:hAnsi="Times New Roman" w:cs="Times New Roman"/>
          <w:color w:val="000000"/>
          <w:kern w:val="0"/>
          <w:sz w:val="24"/>
          <w:szCs w:val="24"/>
          <w14:ligatures w14:val="none"/>
        </w:rPr>
        <w:t xml:space="preserve"> with Terahertz Spectroscopy</w:t>
      </w:r>
    </w:p>
    <w:p w14:paraId="682ADBC5" w14:textId="52A592E1" w:rsidR="003F457D"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Eleanor Richard. Yuchen Han. David Hsieh.</w:t>
      </w:r>
    </w:p>
    <w:p w14:paraId="3EFA1206" w14:textId="388AF993" w:rsidR="00054E91"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Abstract</w:t>
      </w:r>
    </w:p>
    <w:p w14:paraId="3DC45521" w14:textId="27B40CD2" w:rsidR="00054E91" w:rsidRPr="00401B64" w:rsidRDefault="0053114A" w:rsidP="00401B64">
      <w:pPr>
        <w:spacing w:after="0" w:line="240" w:lineRule="auto"/>
        <w:ind w:firstLine="720"/>
        <w:rPr>
          <w:rFonts w:ascii="Times New Roman" w:eastAsia="Times New Roman" w:hAnsi="Times New Roman" w:cs="Times New Roman"/>
          <w:color w:val="000000"/>
          <w:kern w:val="0"/>
          <w:sz w:val="24"/>
          <w:szCs w:val="24"/>
          <w14:ligatures w14:val="none"/>
        </w:rPr>
      </w:pPr>
      <w:proofErr w:type="spellStart"/>
      <w:r w:rsidRPr="00401B64">
        <w:rPr>
          <w:rFonts w:ascii="Times New Roman" w:hAnsi="Times New Roman" w:cs="Times New Roman"/>
          <w:color w:val="000000"/>
          <w:sz w:val="24"/>
          <w:szCs w:val="24"/>
        </w:rPr>
        <w:t>Cuprates</w:t>
      </w:r>
      <w:proofErr w:type="spellEnd"/>
      <w:r w:rsidRPr="00401B64">
        <w:rPr>
          <w:rFonts w:ascii="Times New Roman" w:hAnsi="Times New Roman" w:cs="Times New Roman"/>
          <w:color w:val="000000"/>
          <w:sz w:val="24"/>
          <w:szCs w:val="24"/>
        </w:rPr>
        <w:t xml:space="preserve"> are a class of materials that have generated interest for their strongly correlated degrees of freedom, including spin and charge. </w:t>
      </w:r>
      <w:r w:rsidR="005B5EEE">
        <w:rPr>
          <w:rFonts w:ascii="Times New Roman" w:hAnsi="Times New Roman" w:cs="Times New Roman"/>
          <w:color w:val="000000"/>
          <w:sz w:val="24"/>
          <w:szCs w:val="24"/>
        </w:rPr>
        <w:t>This strong correlation yields interesting quantum phenomena such as h</w:t>
      </w:r>
      <w:r w:rsidR="00D262F7">
        <w:rPr>
          <w:rFonts w:ascii="Times New Roman" w:hAnsi="Times New Roman" w:cs="Times New Roman"/>
          <w:color w:val="000000"/>
          <w:sz w:val="24"/>
          <w:szCs w:val="24"/>
        </w:rPr>
        <w:t xml:space="preserve">igh-temperature superconductivity. </w:t>
      </w:r>
      <w:r w:rsidRPr="00401B64">
        <w:rPr>
          <w:rFonts w:ascii="Times New Roman" w:hAnsi="Times New Roman" w:cs="Times New Roman"/>
          <w:color w:val="000000"/>
          <w:sz w:val="24"/>
          <w:szCs w:val="24"/>
        </w:rPr>
        <w:t xml:space="preserve">A subset of these materials, called 1D </w:t>
      </w:r>
      <w:proofErr w:type="spellStart"/>
      <w:r w:rsidRPr="00401B64">
        <w:rPr>
          <w:rFonts w:ascii="Times New Roman" w:hAnsi="Times New Roman" w:cs="Times New Roman"/>
          <w:color w:val="000000"/>
          <w:sz w:val="24"/>
          <w:szCs w:val="24"/>
        </w:rPr>
        <w:t>cuprates</w:t>
      </w:r>
      <w:proofErr w:type="spellEnd"/>
      <w:r w:rsidR="003E0420">
        <w:rPr>
          <w:rFonts w:ascii="Times New Roman" w:hAnsi="Times New Roman" w:cs="Times New Roman"/>
          <w:color w:val="000000"/>
          <w:sz w:val="24"/>
          <w:szCs w:val="24"/>
        </w:rPr>
        <w:t xml:space="preserve">, </w:t>
      </w:r>
      <w:r w:rsidRPr="00401B64">
        <w:rPr>
          <w:rFonts w:ascii="Times New Roman" w:hAnsi="Times New Roman" w:cs="Times New Roman"/>
          <w:color w:val="000000"/>
          <w:sz w:val="24"/>
          <w:szCs w:val="24"/>
        </w:rPr>
        <w:t>provide an important avenue in better understanding</w:t>
      </w:r>
      <w:r w:rsidR="00576BD2">
        <w:rPr>
          <w:rFonts w:ascii="Times New Roman" w:hAnsi="Times New Roman" w:cs="Times New Roman"/>
          <w:color w:val="000000"/>
          <w:sz w:val="24"/>
          <w:szCs w:val="24"/>
        </w:rPr>
        <w:t xml:space="preserve"> </w:t>
      </w:r>
      <w:r w:rsidR="00594EF9">
        <w:rPr>
          <w:rFonts w:ascii="Times New Roman" w:hAnsi="Times New Roman" w:cs="Times New Roman"/>
          <w:color w:val="000000"/>
          <w:sz w:val="24"/>
          <w:szCs w:val="24"/>
        </w:rPr>
        <w:t xml:space="preserve">the electronic structure of </w:t>
      </w:r>
      <w:r w:rsidR="00DA4B18">
        <w:rPr>
          <w:rFonts w:ascii="Times New Roman" w:hAnsi="Times New Roman" w:cs="Times New Roman"/>
          <w:color w:val="000000"/>
          <w:sz w:val="24"/>
          <w:szCs w:val="24"/>
        </w:rPr>
        <w:t>these materials</w:t>
      </w:r>
      <w:r w:rsidRPr="00401B64">
        <w:rPr>
          <w:rFonts w:ascii="Times New Roman" w:hAnsi="Times New Roman" w:cs="Times New Roman"/>
          <w:color w:val="000000"/>
          <w:sz w:val="24"/>
          <w:szCs w:val="24"/>
        </w:rPr>
        <w:t xml:space="preserve">. We </w:t>
      </w:r>
      <w:r w:rsidR="00594EF9">
        <w:rPr>
          <w:rFonts w:ascii="Times New Roman" w:hAnsi="Times New Roman" w:cs="Times New Roman"/>
          <w:color w:val="000000"/>
          <w:sz w:val="24"/>
          <w:szCs w:val="24"/>
        </w:rPr>
        <w:t>investigated</w:t>
      </w:r>
      <w:r w:rsidR="00576BD2">
        <w:rPr>
          <w:rFonts w:ascii="Times New Roman" w:hAnsi="Times New Roman" w:cs="Times New Roman"/>
          <w:color w:val="000000"/>
          <w:sz w:val="24"/>
          <w:szCs w:val="24"/>
        </w:rPr>
        <w:t xml:space="preserve"> </w:t>
      </w:r>
      <w:r w:rsidRPr="00401B64">
        <w:rPr>
          <w:rFonts w:ascii="Times New Roman" w:hAnsi="Times New Roman" w:cs="Times New Roman"/>
          <w:color w:val="000000"/>
          <w:sz w:val="24"/>
          <w:szCs w:val="24"/>
        </w:rPr>
        <w:t xml:space="preserve">the properties and dynamics of the 1D </w:t>
      </w:r>
      <w:proofErr w:type="spellStart"/>
      <w:r w:rsidRPr="00401B64">
        <w:rPr>
          <w:rFonts w:ascii="Times New Roman" w:hAnsi="Times New Roman" w:cs="Times New Roman"/>
          <w:color w:val="000000"/>
          <w:sz w:val="24"/>
          <w:szCs w:val="24"/>
        </w:rPr>
        <w:t>cuprate</w:t>
      </w:r>
      <w:proofErr w:type="spellEnd"/>
      <w:r w:rsidRPr="00401B64">
        <w:rPr>
          <w:rFonts w:ascii="Times New Roman" w:hAnsi="Times New Roman" w:cs="Times New Roman"/>
          <w:color w:val="000000"/>
          <w:sz w:val="24"/>
          <w:szCs w:val="24"/>
        </w:rPr>
        <w:t xml:space="preserve"> </w:t>
      </w:r>
      <w:proofErr w:type="spellStart"/>
      <w:r w:rsidRPr="00401B64">
        <w:rPr>
          <w:rFonts w:ascii="Times New Roman" w:hAnsi="Times New Roman" w:cs="Times New Roman"/>
          <w:color w:val="000000"/>
          <w:sz w:val="24"/>
          <w:szCs w:val="24"/>
        </w:rPr>
        <w:t>Sr₂CuO</w:t>
      </w:r>
      <w:proofErr w:type="spellEnd"/>
      <w:r w:rsidRPr="00401B64">
        <w:rPr>
          <w:rFonts w:ascii="Times New Roman" w:hAnsi="Times New Roman" w:cs="Times New Roman"/>
          <w:color w:val="000000"/>
          <w:sz w:val="24"/>
          <w:szCs w:val="24"/>
        </w:rPr>
        <w:t>₃ in the low energy regime to search for nonequilibrium phases. To access this energy scale, we employ</w:t>
      </w:r>
      <w:r w:rsidR="006972D3">
        <w:rPr>
          <w:rFonts w:ascii="Times New Roman" w:hAnsi="Times New Roman" w:cs="Times New Roman"/>
          <w:color w:val="000000"/>
          <w:sz w:val="24"/>
          <w:szCs w:val="24"/>
        </w:rPr>
        <w:t>ed</w:t>
      </w:r>
      <w:r w:rsidRPr="00401B64">
        <w:rPr>
          <w:rFonts w:ascii="Times New Roman" w:hAnsi="Times New Roman" w:cs="Times New Roman"/>
          <w:color w:val="000000"/>
          <w:sz w:val="24"/>
          <w:szCs w:val="24"/>
        </w:rPr>
        <w:t xml:space="preserve"> time-resolved time-domain terahertz spectroscopy. We observed polarization dependence in the material’s equilibrium state in the form of four-fold symmetry with increased absorption diagonal to the Cu-O chain direction</w:t>
      </w:r>
      <w:r w:rsidR="00D262F7">
        <w:rPr>
          <w:rFonts w:ascii="Times New Roman" w:hAnsi="Times New Roman" w:cs="Times New Roman"/>
          <w:color w:val="000000"/>
          <w:sz w:val="24"/>
          <w:szCs w:val="24"/>
        </w:rPr>
        <w:t>, which we attribute to the birefringence of the material</w:t>
      </w:r>
      <w:r w:rsidRPr="00401B64">
        <w:rPr>
          <w:rFonts w:ascii="Times New Roman" w:hAnsi="Times New Roman" w:cs="Times New Roman"/>
          <w:color w:val="000000"/>
          <w:sz w:val="24"/>
          <w:szCs w:val="24"/>
        </w:rPr>
        <w:t>. We photoexcited the material</w:t>
      </w:r>
      <w:r w:rsidR="006972D3">
        <w:rPr>
          <w:rFonts w:ascii="Times New Roman" w:hAnsi="Times New Roman" w:cs="Times New Roman"/>
          <w:color w:val="000000"/>
          <w:sz w:val="24"/>
          <w:szCs w:val="24"/>
        </w:rPr>
        <w:t xml:space="preserve"> with a laser pulse</w:t>
      </w:r>
      <w:r w:rsidRPr="00401B64">
        <w:rPr>
          <w:rFonts w:ascii="Times New Roman" w:hAnsi="Times New Roman" w:cs="Times New Roman"/>
          <w:color w:val="000000"/>
          <w:sz w:val="24"/>
          <w:szCs w:val="24"/>
        </w:rPr>
        <w:t xml:space="preserve"> and </w:t>
      </w:r>
      <w:r w:rsidR="006972D3">
        <w:rPr>
          <w:rFonts w:ascii="Times New Roman" w:hAnsi="Times New Roman" w:cs="Times New Roman"/>
          <w:color w:val="000000"/>
          <w:sz w:val="24"/>
          <w:szCs w:val="24"/>
        </w:rPr>
        <w:t>saw various relaxation dynamics that may be attributed to</w:t>
      </w:r>
      <w:r w:rsidR="00D262F7">
        <w:rPr>
          <w:rFonts w:ascii="Times New Roman" w:hAnsi="Times New Roman" w:cs="Times New Roman"/>
          <w:color w:val="000000"/>
          <w:sz w:val="24"/>
          <w:szCs w:val="24"/>
        </w:rPr>
        <w:t xml:space="preserve"> </w:t>
      </w:r>
      <w:r w:rsidR="006972D3">
        <w:rPr>
          <w:rFonts w:ascii="Times New Roman" w:hAnsi="Times New Roman" w:cs="Times New Roman"/>
          <w:color w:val="000000"/>
          <w:sz w:val="24"/>
          <w:szCs w:val="24"/>
        </w:rPr>
        <w:t xml:space="preserve">interesting </w:t>
      </w:r>
      <w:r w:rsidR="006972D3" w:rsidRPr="00D262F7">
        <w:rPr>
          <w:rFonts w:ascii="Times New Roman" w:hAnsi="Times New Roman" w:cs="Times New Roman"/>
          <w:color w:val="000000"/>
          <w:sz w:val="24"/>
          <w:szCs w:val="24"/>
        </w:rPr>
        <w:t xml:space="preserve">quantum </w:t>
      </w:r>
      <w:r w:rsidR="00D262F7" w:rsidRPr="00D262F7">
        <w:rPr>
          <w:rFonts w:ascii="Times New Roman" w:hAnsi="Times New Roman" w:cs="Times New Roman"/>
          <w:color w:val="000000"/>
          <w:sz w:val="24"/>
          <w:szCs w:val="24"/>
        </w:rPr>
        <w:t>effects</w:t>
      </w:r>
      <w:r w:rsidR="00576BD2">
        <w:rPr>
          <w:rFonts w:ascii="Times New Roman" w:hAnsi="Times New Roman" w:cs="Times New Roman"/>
          <w:color w:val="000000"/>
          <w:sz w:val="24"/>
          <w:szCs w:val="24"/>
        </w:rPr>
        <w:t xml:space="preserve"> such as excitons</w:t>
      </w:r>
      <w:r w:rsidRPr="00D262F7">
        <w:rPr>
          <w:rFonts w:ascii="Times New Roman" w:hAnsi="Times New Roman" w:cs="Times New Roman"/>
          <w:color w:val="000000"/>
          <w:sz w:val="24"/>
          <w:szCs w:val="24"/>
        </w:rPr>
        <w:t xml:space="preserve">. </w:t>
      </w:r>
      <w:r w:rsidR="00A8342E">
        <w:rPr>
          <w:rFonts w:ascii="Times New Roman" w:hAnsi="Times New Roman" w:cs="Times New Roman"/>
          <w:color w:val="000000"/>
          <w:sz w:val="24"/>
          <w:szCs w:val="24"/>
        </w:rPr>
        <w:t>Due</w:t>
      </w:r>
      <w:r w:rsidR="002073B1">
        <w:rPr>
          <w:rFonts w:ascii="Times New Roman" w:hAnsi="Times New Roman" w:cs="Times New Roman"/>
          <w:color w:val="000000"/>
          <w:sz w:val="24"/>
          <w:szCs w:val="24"/>
        </w:rPr>
        <w:t xml:space="preserve"> to their high temperature superconductivity, </w:t>
      </w:r>
      <w:proofErr w:type="spellStart"/>
      <w:r w:rsidR="00A8342E">
        <w:rPr>
          <w:rFonts w:ascii="Times New Roman" w:hAnsi="Times New Roman" w:cs="Times New Roman"/>
          <w:color w:val="000000"/>
          <w:sz w:val="24"/>
          <w:szCs w:val="24"/>
        </w:rPr>
        <w:t>c</w:t>
      </w:r>
      <w:r w:rsidR="000B587B">
        <w:rPr>
          <w:rFonts w:ascii="Times New Roman" w:hAnsi="Times New Roman" w:cs="Times New Roman"/>
          <w:color w:val="000000"/>
          <w:sz w:val="24"/>
          <w:szCs w:val="24"/>
        </w:rPr>
        <w:t>uprates</w:t>
      </w:r>
      <w:proofErr w:type="spellEnd"/>
      <w:r w:rsidR="000B587B">
        <w:rPr>
          <w:rFonts w:ascii="Times New Roman" w:hAnsi="Times New Roman" w:cs="Times New Roman"/>
          <w:color w:val="000000"/>
          <w:sz w:val="24"/>
          <w:szCs w:val="24"/>
        </w:rPr>
        <w:t xml:space="preserve"> may have applications in </w:t>
      </w:r>
      <w:r w:rsidR="00562A85">
        <w:rPr>
          <w:rFonts w:ascii="Times New Roman" w:hAnsi="Times New Roman" w:cs="Times New Roman"/>
          <w:color w:val="000000"/>
          <w:sz w:val="24"/>
          <w:szCs w:val="24"/>
        </w:rPr>
        <w:t>electronics for information processing and storage</w:t>
      </w:r>
      <w:r w:rsidR="0050422E">
        <w:rPr>
          <w:rFonts w:ascii="Times New Roman" w:hAnsi="Times New Roman" w:cs="Times New Roman"/>
          <w:color w:val="000000"/>
          <w:sz w:val="24"/>
          <w:szCs w:val="24"/>
        </w:rPr>
        <w:t xml:space="preserve">. Better understanding the physics of </w:t>
      </w:r>
      <w:proofErr w:type="spellStart"/>
      <w:r w:rsidR="0050422E">
        <w:rPr>
          <w:rFonts w:ascii="Times New Roman" w:hAnsi="Times New Roman" w:cs="Times New Roman"/>
          <w:color w:val="000000"/>
          <w:sz w:val="24"/>
          <w:szCs w:val="24"/>
        </w:rPr>
        <w:t>cuprates</w:t>
      </w:r>
      <w:proofErr w:type="spellEnd"/>
      <w:r w:rsidR="0050422E">
        <w:rPr>
          <w:rFonts w:ascii="Times New Roman" w:hAnsi="Times New Roman" w:cs="Times New Roman"/>
          <w:color w:val="000000"/>
          <w:sz w:val="24"/>
          <w:szCs w:val="24"/>
        </w:rPr>
        <w:t xml:space="preserve"> will allow us to </w:t>
      </w:r>
      <w:r w:rsidR="00D627F1">
        <w:rPr>
          <w:rFonts w:ascii="Times New Roman" w:hAnsi="Times New Roman" w:cs="Times New Roman"/>
          <w:color w:val="000000"/>
          <w:sz w:val="24"/>
          <w:szCs w:val="24"/>
        </w:rPr>
        <w:t>create more efficient and powerful devices.</w:t>
      </w:r>
    </w:p>
    <w:p w14:paraId="7DA98307" w14:textId="77777777" w:rsidR="00401B64" w:rsidRDefault="00401B64" w:rsidP="001C1E50">
      <w:pPr>
        <w:spacing w:after="0" w:line="240" w:lineRule="auto"/>
        <w:rPr>
          <w:rFonts w:ascii="Times New Roman" w:eastAsia="Times New Roman" w:hAnsi="Times New Roman" w:cs="Times New Roman"/>
          <w:color w:val="000000"/>
          <w:kern w:val="0"/>
          <w:sz w:val="24"/>
          <w:szCs w:val="24"/>
          <w14:ligatures w14:val="none"/>
        </w:rPr>
      </w:pPr>
    </w:p>
    <w:p w14:paraId="70DE1BFF" w14:textId="37809B4E" w:rsidR="00054E91" w:rsidRPr="00C24284"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Introduction</w:t>
      </w:r>
    </w:p>
    <w:p w14:paraId="5C9803CE" w14:textId="1F625097" w:rsidR="001C1E50"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 xml:space="preserve">In the past decade, scientists have discovered </w:t>
      </w:r>
      <w:r w:rsidR="006F1A99">
        <w:rPr>
          <w:rFonts w:ascii="Times New Roman" w:eastAsia="Times New Roman" w:hAnsi="Times New Roman" w:cs="Times New Roman"/>
          <w:color w:val="000000"/>
          <w:kern w:val="0"/>
          <w:sz w:val="24"/>
          <w:szCs w:val="24"/>
          <w:shd w:val="clear" w:color="auto" w:fill="FFFFFF"/>
          <w14:ligatures w14:val="none"/>
        </w:rPr>
        <w:t>novel</w:t>
      </w:r>
      <w:r w:rsidRPr="001C1E50">
        <w:rPr>
          <w:rFonts w:ascii="Times New Roman" w:eastAsia="Times New Roman" w:hAnsi="Times New Roman" w:cs="Times New Roman"/>
          <w:color w:val="000000"/>
          <w:kern w:val="0"/>
          <w:sz w:val="24"/>
          <w:szCs w:val="24"/>
          <w:shd w:val="clear" w:color="auto" w:fill="FFFFFF"/>
          <w14:ligatures w14:val="none"/>
        </w:rPr>
        <w:t xml:space="preserve"> properties and phases in materials</w:t>
      </w:r>
      <w:r w:rsidR="003E0420">
        <w:rPr>
          <w:rFonts w:ascii="Times New Roman" w:eastAsia="Times New Roman" w:hAnsi="Times New Roman" w:cs="Times New Roman"/>
          <w:color w:val="000000"/>
          <w:kern w:val="0"/>
          <w:sz w:val="24"/>
          <w:szCs w:val="24"/>
          <w:shd w:val="clear" w:color="auto" w:fill="FFFFFF"/>
          <w14:ligatures w14:val="none"/>
        </w:rPr>
        <w:t xml:space="preserve"> </w:t>
      </w:r>
      <w:r w:rsidRPr="001C1E50">
        <w:rPr>
          <w:rFonts w:ascii="Times New Roman" w:eastAsia="Times New Roman" w:hAnsi="Times New Roman" w:cs="Times New Roman"/>
          <w:color w:val="000000"/>
          <w:kern w:val="0"/>
          <w:sz w:val="24"/>
          <w:szCs w:val="24"/>
          <w:shd w:val="clear" w:color="auto" w:fill="FFFFFF"/>
          <w14:ligatures w14:val="none"/>
        </w:rPr>
        <w:t xml:space="preserve">at very low energies. </w:t>
      </w:r>
      <w:r w:rsidR="00265D7C">
        <w:rPr>
          <w:rFonts w:ascii="Times New Roman" w:eastAsia="Times New Roman" w:hAnsi="Times New Roman" w:cs="Times New Roman"/>
          <w:color w:val="000000"/>
          <w:kern w:val="0"/>
          <w:sz w:val="24"/>
          <w:szCs w:val="24"/>
          <w:shd w:val="clear" w:color="auto" w:fill="FFFFFF"/>
          <w14:ligatures w14:val="none"/>
        </w:rPr>
        <w:t>The</w:t>
      </w:r>
      <w:r w:rsidR="00B55EC0">
        <w:rPr>
          <w:rFonts w:ascii="Times New Roman" w:eastAsia="Times New Roman" w:hAnsi="Times New Roman" w:cs="Times New Roman"/>
          <w:color w:val="000000"/>
          <w:kern w:val="0"/>
          <w:sz w:val="24"/>
          <w:szCs w:val="24"/>
          <w:shd w:val="clear" w:color="auto" w:fill="FFFFFF"/>
          <w14:ligatures w14:val="none"/>
        </w:rPr>
        <w:t>se</w:t>
      </w:r>
      <w:r w:rsidR="00265D7C">
        <w:rPr>
          <w:rFonts w:ascii="Times New Roman" w:eastAsia="Times New Roman" w:hAnsi="Times New Roman" w:cs="Times New Roman"/>
          <w:color w:val="000000"/>
          <w:kern w:val="0"/>
          <w:sz w:val="24"/>
          <w:szCs w:val="24"/>
          <w:shd w:val="clear" w:color="auto" w:fill="FFFFFF"/>
          <w14:ligatures w14:val="none"/>
        </w:rPr>
        <w:t xml:space="preserve"> low energies </w:t>
      </w:r>
      <w:r w:rsidR="006E44D6">
        <w:rPr>
          <w:rFonts w:ascii="Times New Roman" w:eastAsia="Times New Roman" w:hAnsi="Times New Roman" w:cs="Times New Roman"/>
          <w:color w:val="000000"/>
          <w:kern w:val="0"/>
          <w:sz w:val="24"/>
          <w:szCs w:val="24"/>
          <w:shd w:val="clear" w:color="auto" w:fill="FFFFFF"/>
          <w14:ligatures w14:val="none"/>
        </w:rPr>
        <w:t xml:space="preserve">are from 1-200 </w:t>
      </w:r>
      <w:proofErr w:type="spellStart"/>
      <w:r w:rsidR="006E44D6">
        <w:rPr>
          <w:rFonts w:ascii="Times New Roman" w:eastAsia="Times New Roman" w:hAnsi="Times New Roman" w:cs="Times New Roman"/>
          <w:color w:val="000000"/>
          <w:kern w:val="0"/>
          <w:sz w:val="24"/>
          <w:szCs w:val="24"/>
          <w:shd w:val="clear" w:color="auto" w:fill="FFFFFF"/>
          <w14:ligatures w14:val="none"/>
        </w:rPr>
        <w:t>meV</w:t>
      </w:r>
      <w:proofErr w:type="spellEnd"/>
      <w:r w:rsidR="006E44D6">
        <w:rPr>
          <w:rFonts w:ascii="Times New Roman" w:eastAsia="Times New Roman" w:hAnsi="Times New Roman" w:cs="Times New Roman"/>
          <w:color w:val="000000"/>
          <w:kern w:val="0"/>
          <w:sz w:val="24"/>
          <w:szCs w:val="24"/>
          <w:shd w:val="clear" w:color="auto" w:fill="FFFFFF"/>
          <w14:ligatures w14:val="none"/>
        </w:rPr>
        <w:t xml:space="preserve"> and </w:t>
      </w:r>
      <w:ins w:id="0" w:author="Kozlowski, Patryk T." w:date="2024-04-15T09:17:00Z">
        <w:r w:rsidR="009716D3">
          <w:rPr>
            <w:rFonts w:ascii="Times New Roman" w:eastAsia="Times New Roman" w:hAnsi="Times New Roman" w:cs="Times New Roman"/>
            <w:color w:val="000000"/>
            <w:kern w:val="0"/>
            <w:sz w:val="24"/>
            <w:szCs w:val="24"/>
            <w:shd w:val="clear" w:color="auto" w:fill="FFFFFF"/>
            <w14:ligatures w14:val="none"/>
          </w:rPr>
          <w:t>are</w:t>
        </w:r>
      </w:ins>
      <w:del w:id="1" w:author="Kozlowski, Patryk T." w:date="2024-04-15T09:17:00Z">
        <w:r w:rsidR="006E44D6" w:rsidDel="009716D3">
          <w:rPr>
            <w:rFonts w:ascii="Times New Roman" w:eastAsia="Times New Roman" w:hAnsi="Times New Roman" w:cs="Times New Roman"/>
            <w:color w:val="000000"/>
            <w:kern w:val="0"/>
            <w:sz w:val="24"/>
            <w:szCs w:val="24"/>
            <w:shd w:val="clear" w:color="auto" w:fill="FFFFFF"/>
            <w14:ligatures w14:val="none"/>
          </w:rPr>
          <w:delText>can be</w:delText>
        </w:r>
      </w:del>
      <w:r w:rsidR="006E44D6">
        <w:rPr>
          <w:rFonts w:ascii="Times New Roman" w:eastAsia="Times New Roman" w:hAnsi="Times New Roman" w:cs="Times New Roman"/>
          <w:color w:val="000000"/>
          <w:kern w:val="0"/>
          <w:sz w:val="24"/>
          <w:szCs w:val="24"/>
          <w:shd w:val="clear" w:color="auto" w:fill="FFFFFF"/>
          <w14:ligatures w14:val="none"/>
        </w:rPr>
        <w:t xml:space="preserve"> referred to as the terahertz </w:t>
      </w:r>
      <w:r w:rsidR="00BB5B1F">
        <w:rPr>
          <w:rFonts w:ascii="Times New Roman" w:eastAsia="Times New Roman" w:hAnsi="Times New Roman" w:cs="Times New Roman"/>
          <w:color w:val="000000"/>
          <w:kern w:val="0"/>
          <w:sz w:val="24"/>
          <w:szCs w:val="24"/>
          <w:shd w:val="clear" w:color="auto" w:fill="FFFFFF"/>
          <w14:ligatures w14:val="none"/>
        </w:rPr>
        <w:t xml:space="preserve">(THz) </w:t>
      </w:r>
      <w:r w:rsidR="006E44D6">
        <w:rPr>
          <w:rFonts w:ascii="Times New Roman" w:eastAsia="Times New Roman" w:hAnsi="Times New Roman" w:cs="Times New Roman"/>
          <w:color w:val="000000"/>
          <w:kern w:val="0"/>
          <w:sz w:val="24"/>
          <w:szCs w:val="24"/>
          <w:shd w:val="clear" w:color="auto" w:fill="FFFFFF"/>
          <w14:ligatures w14:val="none"/>
        </w:rPr>
        <w:t>regime</w:t>
      </w:r>
      <w:r w:rsidR="001313B0">
        <w:rPr>
          <w:rFonts w:ascii="Times New Roman" w:eastAsia="Times New Roman" w:hAnsi="Times New Roman" w:cs="Times New Roman"/>
          <w:color w:val="000000"/>
          <w:kern w:val="0"/>
          <w:sz w:val="24"/>
          <w:szCs w:val="24"/>
          <w:shd w:val="clear" w:color="auto" w:fill="FFFFFF"/>
          <w14:ligatures w14:val="none"/>
        </w:rPr>
        <w:t xml:space="preserve"> [2]</w:t>
      </w:r>
      <w:r w:rsidR="006E44D6">
        <w:rPr>
          <w:rFonts w:ascii="Times New Roman" w:eastAsia="Times New Roman" w:hAnsi="Times New Roman" w:cs="Times New Roman"/>
          <w:color w:val="000000"/>
          <w:kern w:val="0"/>
          <w:sz w:val="24"/>
          <w:szCs w:val="24"/>
          <w:shd w:val="clear" w:color="auto" w:fill="FFFFFF"/>
          <w14:ligatures w14:val="none"/>
        </w:rPr>
        <w:t xml:space="preserve">. </w:t>
      </w:r>
      <w:r w:rsidR="007E1745">
        <w:rPr>
          <w:rFonts w:ascii="Times New Roman" w:eastAsia="Times New Roman" w:hAnsi="Times New Roman" w:cs="Times New Roman"/>
          <w:color w:val="000000"/>
          <w:kern w:val="0"/>
          <w:sz w:val="24"/>
          <w:szCs w:val="24"/>
          <w:shd w:val="clear" w:color="auto" w:fill="FFFFFF"/>
          <w14:ligatures w14:val="none"/>
        </w:rPr>
        <w:t xml:space="preserve">The </w:t>
      </w:r>
      <w:r w:rsidR="00D91417">
        <w:rPr>
          <w:rFonts w:ascii="Times New Roman" w:eastAsia="Times New Roman" w:hAnsi="Times New Roman" w:cs="Times New Roman"/>
          <w:color w:val="000000"/>
          <w:kern w:val="0"/>
          <w:sz w:val="24"/>
          <w:szCs w:val="24"/>
          <w:shd w:val="clear" w:color="auto" w:fill="FFFFFF"/>
          <w14:ligatures w14:val="none"/>
        </w:rPr>
        <w:t>THz</w:t>
      </w:r>
      <w:r w:rsidR="007E1745">
        <w:rPr>
          <w:rFonts w:ascii="Times New Roman" w:eastAsia="Times New Roman" w:hAnsi="Times New Roman" w:cs="Times New Roman"/>
          <w:color w:val="000000"/>
          <w:kern w:val="0"/>
          <w:sz w:val="24"/>
          <w:szCs w:val="24"/>
          <w:shd w:val="clear" w:color="auto" w:fill="FFFFFF"/>
          <w14:ligatures w14:val="none"/>
        </w:rPr>
        <w:t xml:space="preserve"> </w:t>
      </w:r>
      <w:r w:rsidR="003E0420">
        <w:rPr>
          <w:rFonts w:ascii="Times New Roman" w:eastAsia="Times New Roman" w:hAnsi="Times New Roman" w:cs="Times New Roman"/>
          <w:color w:val="000000"/>
          <w:kern w:val="0"/>
          <w:sz w:val="24"/>
          <w:szCs w:val="24"/>
          <w:shd w:val="clear" w:color="auto" w:fill="FFFFFF"/>
          <w14:ligatures w14:val="none"/>
        </w:rPr>
        <w:t>regime</w:t>
      </w:r>
      <w:r w:rsidRPr="001C1E50">
        <w:rPr>
          <w:rFonts w:ascii="Times New Roman" w:eastAsia="Times New Roman" w:hAnsi="Times New Roman" w:cs="Times New Roman"/>
          <w:color w:val="000000"/>
          <w:kern w:val="0"/>
          <w:sz w:val="24"/>
          <w:szCs w:val="24"/>
          <w:shd w:val="clear" w:color="auto" w:fill="FFFFFF"/>
          <w14:ligatures w14:val="none"/>
        </w:rPr>
        <w:t xml:space="preserve">, accessed using ultrafast lasers, could be hiding quantum phenomena that have </w:t>
      </w:r>
      <w:r w:rsidR="00721708">
        <w:rPr>
          <w:rFonts w:ascii="Times New Roman" w:eastAsia="Times New Roman" w:hAnsi="Times New Roman" w:cs="Times New Roman"/>
          <w:color w:val="000000"/>
          <w:kern w:val="0"/>
          <w:sz w:val="24"/>
          <w:szCs w:val="24"/>
          <w:shd w:val="clear" w:color="auto" w:fill="FFFFFF"/>
          <w14:ligatures w14:val="none"/>
        </w:rPr>
        <w:t>not yet</w:t>
      </w:r>
      <w:r w:rsidRPr="001C1E50">
        <w:rPr>
          <w:rFonts w:ascii="Times New Roman" w:eastAsia="Times New Roman" w:hAnsi="Times New Roman" w:cs="Times New Roman"/>
          <w:color w:val="000000"/>
          <w:kern w:val="0"/>
          <w:sz w:val="24"/>
          <w:szCs w:val="24"/>
          <w:shd w:val="clear" w:color="auto" w:fill="FFFFFF"/>
          <w14:ligatures w14:val="none"/>
        </w:rPr>
        <w:t xml:space="preserve"> been observed experimentally. </w:t>
      </w:r>
      <w:r w:rsidR="003326EF" w:rsidRPr="001C1E50">
        <w:rPr>
          <w:rFonts w:ascii="Times New Roman" w:eastAsia="Times New Roman" w:hAnsi="Times New Roman" w:cs="Times New Roman"/>
          <w:color w:val="000000"/>
          <w:kern w:val="0"/>
          <w:sz w:val="24"/>
          <w:szCs w:val="24"/>
          <w:shd w:val="clear" w:color="auto" w:fill="FFFFFF"/>
          <w14:ligatures w14:val="none"/>
        </w:rPr>
        <w:t>A</w:t>
      </w:r>
      <w:r w:rsidRPr="001C1E50">
        <w:rPr>
          <w:rFonts w:ascii="Times New Roman" w:eastAsia="Times New Roman" w:hAnsi="Times New Roman" w:cs="Times New Roman"/>
          <w:color w:val="000000"/>
          <w:kern w:val="0"/>
          <w:sz w:val="24"/>
          <w:szCs w:val="24"/>
          <w:shd w:val="clear" w:color="auto" w:fill="FFFFFF"/>
          <w14:ligatures w14:val="none"/>
        </w:rPr>
        <w:t xml:space="preserve"> class of materials called </w:t>
      </w:r>
      <w:proofErr w:type="spellStart"/>
      <w:r w:rsidRPr="001C1E50">
        <w:rPr>
          <w:rFonts w:ascii="Times New Roman" w:eastAsia="Times New Roman" w:hAnsi="Times New Roman" w:cs="Times New Roman"/>
          <w:color w:val="000000"/>
          <w:kern w:val="0"/>
          <w:sz w:val="24"/>
          <w:szCs w:val="24"/>
          <w:shd w:val="clear" w:color="auto" w:fill="FFFFFF"/>
          <w14:ligatures w14:val="none"/>
        </w:rPr>
        <w:t>cuprates</w:t>
      </w:r>
      <w:proofErr w:type="spellEnd"/>
      <w:r w:rsidRPr="001C1E50">
        <w:rPr>
          <w:rFonts w:ascii="Times New Roman" w:eastAsia="Times New Roman" w:hAnsi="Times New Roman" w:cs="Times New Roman"/>
          <w:color w:val="000000"/>
          <w:kern w:val="0"/>
          <w:sz w:val="24"/>
          <w:szCs w:val="24"/>
          <w:shd w:val="clear" w:color="auto" w:fill="FFFFFF"/>
          <w14:ligatures w14:val="none"/>
        </w:rPr>
        <w:t xml:space="preserve"> has been of </w:t>
      </w:r>
      <w:r w:rsidR="006A0374">
        <w:rPr>
          <w:rFonts w:ascii="Times New Roman" w:eastAsia="Times New Roman" w:hAnsi="Times New Roman" w:cs="Times New Roman"/>
          <w:color w:val="000000"/>
          <w:kern w:val="0"/>
          <w:sz w:val="24"/>
          <w:szCs w:val="24"/>
          <w:shd w:val="clear" w:color="auto" w:fill="FFFFFF"/>
          <w14:ligatures w14:val="none"/>
        </w:rPr>
        <w:t xml:space="preserve">particular </w:t>
      </w:r>
      <w:r w:rsidRPr="001C1E50">
        <w:rPr>
          <w:rFonts w:ascii="Times New Roman" w:eastAsia="Times New Roman" w:hAnsi="Times New Roman" w:cs="Times New Roman"/>
          <w:color w:val="000000"/>
          <w:kern w:val="0"/>
          <w:sz w:val="24"/>
          <w:szCs w:val="24"/>
          <w:shd w:val="clear" w:color="auto" w:fill="FFFFFF"/>
          <w14:ligatures w14:val="none"/>
        </w:rPr>
        <w:t>interest in these experiments</w:t>
      </w:r>
      <w:r w:rsidR="00C040B7">
        <w:rPr>
          <w:rFonts w:ascii="Times New Roman" w:eastAsia="Times New Roman" w:hAnsi="Times New Roman" w:cs="Times New Roman"/>
          <w:color w:val="000000"/>
          <w:kern w:val="0"/>
          <w:sz w:val="24"/>
          <w:szCs w:val="24"/>
          <w:shd w:val="clear" w:color="auto" w:fill="FFFFFF"/>
          <w14:ligatures w14:val="none"/>
        </w:rPr>
        <w:t xml:space="preserve"> because</w:t>
      </w:r>
      <w:r w:rsidR="005D6906">
        <w:rPr>
          <w:rFonts w:ascii="Times New Roman" w:eastAsia="Times New Roman" w:hAnsi="Times New Roman" w:cs="Times New Roman"/>
          <w:color w:val="000000"/>
          <w:kern w:val="0"/>
          <w:sz w:val="24"/>
          <w:szCs w:val="24"/>
          <w:shd w:val="clear" w:color="auto" w:fill="FFFFFF"/>
          <w14:ligatures w14:val="none"/>
        </w:rPr>
        <w:t xml:space="preserve"> </w:t>
      </w:r>
      <w:r w:rsidR="003F7641">
        <w:rPr>
          <w:rFonts w:ascii="Times New Roman" w:eastAsia="Times New Roman" w:hAnsi="Times New Roman" w:cs="Times New Roman"/>
          <w:color w:val="000000"/>
          <w:kern w:val="0"/>
          <w:sz w:val="24"/>
          <w:szCs w:val="24"/>
          <w:shd w:val="clear" w:color="auto" w:fill="FFFFFF"/>
          <w14:ligatures w14:val="none"/>
        </w:rPr>
        <w:t>these materials have strongly correlated degrees of freedom</w:t>
      </w:r>
      <w:r w:rsidR="008F01AD">
        <w:rPr>
          <w:rFonts w:ascii="Times New Roman" w:eastAsia="Times New Roman" w:hAnsi="Times New Roman" w:cs="Times New Roman"/>
          <w:color w:val="000000"/>
          <w:kern w:val="0"/>
          <w:sz w:val="24"/>
          <w:szCs w:val="24"/>
          <w:shd w:val="clear" w:color="auto" w:fill="FFFFFF"/>
          <w14:ligatures w14:val="none"/>
        </w:rPr>
        <w:t xml:space="preserve">. Degrees of freedom </w:t>
      </w:r>
      <w:r w:rsidR="00610AE0">
        <w:rPr>
          <w:rFonts w:ascii="Times New Roman" w:eastAsia="Times New Roman" w:hAnsi="Times New Roman" w:cs="Times New Roman"/>
          <w:color w:val="000000"/>
          <w:kern w:val="0"/>
          <w:sz w:val="24"/>
          <w:szCs w:val="24"/>
          <w:shd w:val="clear" w:color="auto" w:fill="FFFFFF"/>
          <w14:ligatures w14:val="none"/>
        </w:rPr>
        <w:t xml:space="preserve">in this context refer to the spin, charge, and orbital momentum of the electrons in the material. </w:t>
      </w:r>
      <w:r w:rsidR="00446413">
        <w:rPr>
          <w:rFonts w:ascii="Times New Roman" w:eastAsia="Times New Roman" w:hAnsi="Times New Roman" w:cs="Times New Roman"/>
          <w:color w:val="000000"/>
          <w:kern w:val="0"/>
          <w:sz w:val="24"/>
          <w:szCs w:val="24"/>
          <w:shd w:val="clear" w:color="auto" w:fill="FFFFFF"/>
          <w14:ligatures w14:val="none"/>
        </w:rPr>
        <w:t xml:space="preserve">Depending on the </w:t>
      </w:r>
      <w:r w:rsidR="00FE21C8">
        <w:rPr>
          <w:rFonts w:ascii="Times New Roman" w:eastAsia="Times New Roman" w:hAnsi="Times New Roman" w:cs="Times New Roman"/>
          <w:color w:val="000000"/>
          <w:kern w:val="0"/>
          <w:sz w:val="24"/>
          <w:szCs w:val="24"/>
          <w:shd w:val="clear" w:color="auto" w:fill="FFFFFF"/>
          <w14:ligatures w14:val="none"/>
        </w:rPr>
        <w:t xml:space="preserve">values and the interactions of the degrees of </w:t>
      </w:r>
      <w:r w:rsidR="00F12955">
        <w:rPr>
          <w:rFonts w:ascii="Times New Roman" w:eastAsia="Times New Roman" w:hAnsi="Times New Roman" w:cs="Times New Roman"/>
          <w:color w:val="000000"/>
          <w:kern w:val="0"/>
          <w:sz w:val="24"/>
          <w:szCs w:val="24"/>
          <w:shd w:val="clear" w:color="auto" w:fill="FFFFFF"/>
          <w14:ligatures w14:val="none"/>
        </w:rPr>
        <w:t>freedom</w:t>
      </w:r>
      <w:r w:rsidR="007E20F5">
        <w:rPr>
          <w:rFonts w:ascii="Times New Roman" w:eastAsia="Times New Roman" w:hAnsi="Times New Roman" w:cs="Times New Roman"/>
          <w:color w:val="000000"/>
          <w:kern w:val="0"/>
          <w:sz w:val="24"/>
          <w:szCs w:val="24"/>
          <w:shd w:val="clear" w:color="auto" w:fill="FFFFFF"/>
          <w14:ligatures w14:val="none"/>
        </w:rPr>
        <w:t>, the material</w:t>
      </w:r>
      <w:r w:rsidR="00BD4D1B">
        <w:rPr>
          <w:rFonts w:ascii="Times New Roman" w:eastAsia="Times New Roman" w:hAnsi="Times New Roman" w:cs="Times New Roman"/>
          <w:color w:val="000000"/>
          <w:kern w:val="0"/>
          <w:sz w:val="24"/>
          <w:szCs w:val="24"/>
          <w:shd w:val="clear" w:color="auto" w:fill="FFFFFF"/>
          <w14:ligatures w14:val="none"/>
        </w:rPr>
        <w:t xml:space="preserve"> </w:t>
      </w:r>
      <w:r w:rsidR="00C72808">
        <w:rPr>
          <w:rFonts w:ascii="Times New Roman" w:eastAsia="Times New Roman" w:hAnsi="Times New Roman" w:cs="Times New Roman"/>
          <w:color w:val="000000"/>
          <w:kern w:val="0"/>
          <w:sz w:val="24"/>
          <w:szCs w:val="24"/>
          <w:shd w:val="clear" w:color="auto" w:fill="FFFFFF"/>
          <w14:ligatures w14:val="none"/>
        </w:rPr>
        <w:t xml:space="preserve">exhibits different </w:t>
      </w:r>
      <w:r w:rsidR="00636BB0">
        <w:rPr>
          <w:rFonts w:ascii="Times New Roman" w:eastAsia="Times New Roman" w:hAnsi="Times New Roman" w:cs="Times New Roman"/>
          <w:color w:val="000000"/>
          <w:kern w:val="0"/>
          <w:sz w:val="24"/>
          <w:szCs w:val="24"/>
          <w:shd w:val="clear" w:color="auto" w:fill="FFFFFF"/>
          <w14:ligatures w14:val="none"/>
        </w:rPr>
        <w:t>properties</w:t>
      </w:r>
      <w:r w:rsidR="00BD4D1B">
        <w:rPr>
          <w:rFonts w:ascii="Times New Roman" w:eastAsia="Times New Roman" w:hAnsi="Times New Roman" w:cs="Times New Roman"/>
          <w:color w:val="000000"/>
          <w:kern w:val="0"/>
          <w:sz w:val="24"/>
          <w:szCs w:val="24"/>
          <w:shd w:val="clear" w:color="auto" w:fill="FFFFFF"/>
          <w14:ligatures w14:val="none"/>
        </w:rPr>
        <w:t>.</w:t>
      </w:r>
      <w:r w:rsidR="00C72808">
        <w:rPr>
          <w:rFonts w:ascii="Times New Roman" w:eastAsia="Times New Roman" w:hAnsi="Times New Roman" w:cs="Times New Roman"/>
          <w:color w:val="000000"/>
          <w:kern w:val="0"/>
          <w:sz w:val="24"/>
          <w:szCs w:val="24"/>
          <w:shd w:val="clear" w:color="auto" w:fill="FFFFFF"/>
          <w14:ligatures w14:val="none"/>
        </w:rPr>
        <w:t xml:space="preserve"> In </w:t>
      </w:r>
      <w:proofErr w:type="spellStart"/>
      <w:r w:rsidR="00442CE5">
        <w:rPr>
          <w:rFonts w:ascii="Times New Roman" w:eastAsia="Times New Roman" w:hAnsi="Times New Roman" w:cs="Times New Roman"/>
          <w:color w:val="000000"/>
          <w:kern w:val="0"/>
          <w:sz w:val="24"/>
          <w:szCs w:val="24"/>
          <w:shd w:val="clear" w:color="auto" w:fill="FFFFFF"/>
          <w14:ligatures w14:val="none"/>
        </w:rPr>
        <w:t>cuprates</w:t>
      </w:r>
      <w:proofErr w:type="spellEnd"/>
      <w:r w:rsidR="00C72808">
        <w:rPr>
          <w:rFonts w:ascii="Times New Roman" w:eastAsia="Times New Roman" w:hAnsi="Times New Roman" w:cs="Times New Roman"/>
          <w:color w:val="000000"/>
          <w:kern w:val="0"/>
          <w:sz w:val="24"/>
          <w:szCs w:val="24"/>
          <w:shd w:val="clear" w:color="auto" w:fill="FFFFFF"/>
          <w14:ligatures w14:val="none"/>
        </w:rPr>
        <w:t xml:space="preserve">, </w:t>
      </w:r>
      <w:r w:rsidR="00F12955">
        <w:rPr>
          <w:rFonts w:ascii="Times New Roman" w:eastAsia="Times New Roman" w:hAnsi="Times New Roman" w:cs="Times New Roman"/>
          <w:color w:val="000000"/>
          <w:kern w:val="0"/>
          <w:sz w:val="24"/>
          <w:szCs w:val="24"/>
          <w:shd w:val="clear" w:color="auto" w:fill="FFFFFF"/>
          <w14:ligatures w14:val="none"/>
        </w:rPr>
        <w:t xml:space="preserve">interactions between the degrees of freedom </w:t>
      </w:r>
      <w:r w:rsidRPr="001C1E50">
        <w:rPr>
          <w:rFonts w:ascii="Times New Roman" w:eastAsia="Times New Roman" w:hAnsi="Times New Roman" w:cs="Times New Roman"/>
          <w:color w:val="000000"/>
          <w:kern w:val="0"/>
          <w:sz w:val="24"/>
          <w:szCs w:val="24"/>
          <w14:ligatures w14:val="none"/>
        </w:rPr>
        <w:t xml:space="preserve">yield </w:t>
      </w:r>
      <w:commentRangeStart w:id="2"/>
      <w:commentRangeStart w:id="3"/>
      <w:commentRangeStart w:id="4"/>
      <w:commentRangeStart w:id="5"/>
      <w:r w:rsidRPr="001C1E50">
        <w:rPr>
          <w:rFonts w:ascii="Times New Roman" w:eastAsia="Times New Roman" w:hAnsi="Times New Roman" w:cs="Times New Roman"/>
          <w:color w:val="000000"/>
          <w:kern w:val="0"/>
          <w:sz w:val="24"/>
          <w:szCs w:val="24"/>
          <w14:ligatures w14:val="none"/>
        </w:rPr>
        <w:t xml:space="preserve">high-temperature superconductivity </w:t>
      </w:r>
      <w:commentRangeEnd w:id="2"/>
      <w:r w:rsidR="00DC6A47">
        <w:rPr>
          <w:rStyle w:val="CommentReference"/>
        </w:rPr>
        <w:commentReference w:id="2"/>
      </w:r>
      <w:commentRangeEnd w:id="3"/>
      <w:r w:rsidR="000D3ADB">
        <w:rPr>
          <w:rStyle w:val="CommentReference"/>
        </w:rPr>
        <w:commentReference w:id="3"/>
      </w:r>
      <w:commentRangeEnd w:id="4"/>
      <w:r w:rsidR="00D91269">
        <w:rPr>
          <w:rStyle w:val="CommentReference"/>
        </w:rPr>
        <w:commentReference w:id="4"/>
      </w:r>
      <w:commentRangeEnd w:id="5"/>
      <w:r w:rsidR="00A8342E">
        <w:rPr>
          <w:rStyle w:val="CommentReference"/>
        </w:rPr>
        <w:commentReference w:id="5"/>
      </w:r>
      <w:r w:rsidRPr="001C1E50">
        <w:rPr>
          <w:rFonts w:ascii="Times New Roman" w:eastAsia="Times New Roman" w:hAnsi="Times New Roman" w:cs="Times New Roman"/>
          <w:color w:val="000000"/>
          <w:kern w:val="0"/>
          <w:sz w:val="24"/>
          <w:szCs w:val="24"/>
          <w14:ligatures w14:val="none"/>
        </w:rPr>
        <w:t>and</w:t>
      </w:r>
      <w:r w:rsidR="00906B96">
        <w:rPr>
          <w:rFonts w:ascii="Times New Roman" w:eastAsia="Times New Roman" w:hAnsi="Times New Roman" w:cs="Times New Roman"/>
          <w:color w:val="000000"/>
          <w:kern w:val="0"/>
          <w:sz w:val="24"/>
          <w:szCs w:val="24"/>
          <w14:ligatures w14:val="none"/>
        </w:rPr>
        <w:t xml:space="preserve"> likely other interesting quantum features that we </w:t>
      </w:r>
      <w:r w:rsidR="00D73BB3">
        <w:rPr>
          <w:rFonts w:ascii="Times New Roman" w:eastAsia="Times New Roman" w:hAnsi="Times New Roman" w:cs="Times New Roman"/>
          <w:color w:val="000000"/>
          <w:kern w:val="0"/>
          <w:sz w:val="24"/>
          <w:szCs w:val="24"/>
          <w14:ligatures w14:val="none"/>
        </w:rPr>
        <w:t>aim</w:t>
      </w:r>
      <w:r w:rsidR="00906B96">
        <w:rPr>
          <w:rFonts w:ascii="Times New Roman" w:eastAsia="Times New Roman" w:hAnsi="Times New Roman" w:cs="Times New Roman"/>
          <w:color w:val="000000"/>
          <w:kern w:val="0"/>
          <w:sz w:val="24"/>
          <w:szCs w:val="24"/>
          <w14:ligatures w14:val="none"/>
        </w:rPr>
        <w:t xml:space="preserve"> to discover in this experiment</w:t>
      </w:r>
      <w:r w:rsidR="00F23D19">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1</w:t>
      </w:r>
      <w:r w:rsidR="00F23D19">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357B9B5E" w14:textId="6440F308" w:rsidR="00A8474E" w:rsidRDefault="00611201" w:rsidP="00A8474E">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In this experiment, we studied the 1D </w:t>
      </w:r>
      <w:proofErr w:type="spellStart"/>
      <w:r>
        <w:rPr>
          <w:rFonts w:ascii="Times New Roman" w:eastAsia="Times New Roman" w:hAnsi="Times New Roman" w:cs="Times New Roman"/>
          <w:color w:val="000000"/>
          <w:kern w:val="0"/>
          <w:sz w:val="24"/>
          <w:szCs w:val="24"/>
          <w14:ligatures w14:val="none"/>
        </w:rPr>
        <w:t>cuprate</w:t>
      </w:r>
      <w:proofErr w:type="spellEnd"/>
      <w:r>
        <w:rPr>
          <w:rFonts w:ascii="Times New Roman" w:eastAsia="Times New Roman" w:hAnsi="Times New Roman" w:cs="Times New Roman"/>
          <w:color w:val="000000"/>
          <w:kern w:val="0"/>
          <w:sz w:val="24"/>
          <w:szCs w:val="24"/>
          <w14:ligatures w14:val="none"/>
        </w:rPr>
        <w:t xml:space="preserve">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w:t>
      </w:r>
      <w:r w:rsidR="00A8474E">
        <w:rPr>
          <w:rFonts w:ascii="Times New Roman" w:eastAsia="Times New Roman" w:hAnsi="Times New Roman" w:cs="Times New Roman"/>
          <w:color w:val="000000"/>
          <w:kern w:val="0"/>
          <w:sz w:val="24"/>
          <w:szCs w:val="24"/>
          <w14:ligatures w14:val="none"/>
        </w:rPr>
        <w:t xml:space="preserve"> </w:t>
      </w:r>
      <w:r w:rsidR="00A8474E" w:rsidRPr="001C1E50">
        <w:rPr>
          <w:rFonts w:ascii="Times New Roman" w:eastAsia="Times New Roman" w:hAnsi="Times New Roman" w:cs="Times New Roman"/>
          <w:color w:val="000000"/>
          <w:kern w:val="0"/>
          <w:sz w:val="24"/>
          <w:szCs w:val="24"/>
          <w14:ligatures w14:val="none"/>
        </w:rPr>
        <w:t xml:space="preserve">to search for nonequilibrium phases. </w:t>
      </w:r>
      <w:commentRangeStart w:id="6"/>
      <w:r w:rsidR="00A8474E" w:rsidRPr="001C1E50">
        <w:rPr>
          <w:rFonts w:ascii="Times New Roman" w:eastAsia="Times New Roman" w:hAnsi="Times New Roman" w:cs="Times New Roman"/>
          <w:color w:val="000000"/>
          <w:kern w:val="0"/>
          <w:sz w:val="24"/>
          <w:szCs w:val="24"/>
          <w14:ligatures w14:val="none"/>
        </w:rPr>
        <w:t>1D</w:t>
      </w:r>
      <w:commentRangeEnd w:id="6"/>
      <w:r w:rsidR="00D91269">
        <w:rPr>
          <w:rStyle w:val="CommentReference"/>
        </w:rPr>
        <w:commentReference w:id="6"/>
      </w:r>
      <w:r w:rsidR="00A8474E" w:rsidRPr="001C1E50">
        <w:rPr>
          <w:rFonts w:ascii="Times New Roman" w:eastAsia="Times New Roman" w:hAnsi="Times New Roman" w:cs="Times New Roman"/>
          <w:color w:val="000000"/>
          <w:kern w:val="0"/>
          <w:sz w:val="24"/>
          <w:szCs w:val="24"/>
          <w14:ligatures w14:val="none"/>
        </w:rPr>
        <w:t xml:space="preserve"> </w:t>
      </w:r>
      <w:proofErr w:type="spellStart"/>
      <w:r w:rsidR="00A8474E" w:rsidRPr="001C1E50">
        <w:rPr>
          <w:rFonts w:ascii="Times New Roman" w:eastAsia="Times New Roman" w:hAnsi="Times New Roman" w:cs="Times New Roman"/>
          <w:color w:val="000000"/>
          <w:kern w:val="0"/>
          <w:sz w:val="24"/>
          <w:szCs w:val="24"/>
          <w14:ligatures w14:val="none"/>
        </w:rPr>
        <w:t>cuprates</w:t>
      </w:r>
      <w:proofErr w:type="spellEnd"/>
      <w:r w:rsidR="00A8474E" w:rsidRPr="001C1E50">
        <w:rPr>
          <w:rFonts w:ascii="Times New Roman" w:eastAsia="Times New Roman" w:hAnsi="Times New Roman" w:cs="Times New Roman"/>
          <w:color w:val="000000"/>
          <w:kern w:val="0"/>
          <w:sz w:val="24"/>
          <w:szCs w:val="24"/>
          <w14:ligatures w14:val="none"/>
        </w:rPr>
        <w:t xml:space="preserve"> are materials with the </w:t>
      </w:r>
      <w:proofErr w:type="spellStart"/>
      <w:r w:rsidR="00A8474E" w:rsidRPr="001C1E50">
        <w:rPr>
          <w:rFonts w:ascii="Times New Roman" w:eastAsia="Times New Roman" w:hAnsi="Times New Roman" w:cs="Times New Roman"/>
          <w:color w:val="000000"/>
          <w:kern w:val="0"/>
          <w:sz w:val="24"/>
          <w:szCs w:val="24"/>
          <w14:ligatures w14:val="none"/>
        </w:rPr>
        <w:t>CuO</w:t>
      </w:r>
      <w:proofErr w:type="spellEnd"/>
      <w:r w:rsidR="00A8474E" w:rsidRPr="001C1E50">
        <w:rPr>
          <w:rFonts w:ascii="Times New Roman" w:eastAsia="Times New Roman" w:hAnsi="Times New Roman" w:cs="Times New Roman"/>
          <w:color w:val="000000"/>
          <w:kern w:val="0"/>
          <w:sz w:val="24"/>
          <w:szCs w:val="24"/>
          <w14:ligatures w14:val="none"/>
        </w:rPr>
        <w:t>₂</w:t>
      </w:r>
      <w:r w:rsidR="00A8474E">
        <w:rPr>
          <w:rFonts w:ascii="Times New Roman" w:eastAsia="Times New Roman" w:hAnsi="Times New Roman" w:cs="Times New Roman"/>
          <w:color w:val="000000"/>
          <w:kern w:val="0"/>
          <w:sz w:val="24"/>
          <w:szCs w:val="24"/>
          <w14:ligatures w14:val="none"/>
        </w:rPr>
        <w:t xml:space="preserve"> </w:t>
      </w:r>
      <w:r w:rsidR="00A8474E" w:rsidRPr="001C1E50">
        <w:rPr>
          <w:rFonts w:ascii="Times New Roman" w:eastAsia="Times New Roman" w:hAnsi="Times New Roman" w:cs="Times New Roman"/>
          <w:color w:val="000000"/>
          <w:kern w:val="0"/>
          <w:sz w:val="24"/>
          <w:szCs w:val="24"/>
          <w14:ligatures w14:val="none"/>
        </w:rPr>
        <w:t xml:space="preserve">structure that is characteristic of </w:t>
      </w:r>
      <w:proofErr w:type="spellStart"/>
      <w:r w:rsidR="00A8474E" w:rsidRPr="001C1E50">
        <w:rPr>
          <w:rFonts w:ascii="Times New Roman" w:eastAsia="Times New Roman" w:hAnsi="Times New Roman" w:cs="Times New Roman"/>
          <w:color w:val="000000"/>
          <w:kern w:val="0"/>
          <w:sz w:val="24"/>
          <w:szCs w:val="24"/>
          <w14:ligatures w14:val="none"/>
        </w:rPr>
        <w:t>cuprates</w:t>
      </w:r>
      <w:proofErr w:type="spellEnd"/>
      <w:r w:rsidR="00A8474E" w:rsidRPr="001C1E50">
        <w:rPr>
          <w:rFonts w:ascii="Times New Roman" w:eastAsia="Times New Roman" w:hAnsi="Times New Roman" w:cs="Times New Roman"/>
          <w:color w:val="000000"/>
          <w:kern w:val="0"/>
          <w:sz w:val="24"/>
          <w:szCs w:val="24"/>
          <w14:ligatures w14:val="none"/>
        </w:rPr>
        <w:t xml:space="preserve"> but in one direction </w:t>
      </w:r>
      <w:r w:rsidR="00A8474E">
        <w:rPr>
          <w:rFonts w:ascii="Times New Roman" w:eastAsia="Times New Roman" w:hAnsi="Times New Roman" w:cs="Times New Roman"/>
          <w:color w:val="000000"/>
          <w:kern w:val="0"/>
          <w:sz w:val="24"/>
          <w:szCs w:val="24"/>
          <w14:ligatures w14:val="none"/>
        </w:rPr>
        <w:t xml:space="preserve">(Fig 1) </w:t>
      </w:r>
      <w:r w:rsidR="00A8474E" w:rsidRPr="001C1E50">
        <w:rPr>
          <w:rFonts w:ascii="Times New Roman" w:eastAsia="Times New Roman" w:hAnsi="Times New Roman" w:cs="Times New Roman"/>
          <w:color w:val="000000"/>
          <w:kern w:val="0"/>
          <w:sz w:val="24"/>
          <w:szCs w:val="24"/>
          <w14:ligatures w14:val="none"/>
        </w:rPr>
        <w:t>[</w:t>
      </w:r>
      <w:r w:rsidR="00A8474E">
        <w:rPr>
          <w:rFonts w:ascii="Times New Roman" w:eastAsia="Times New Roman" w:hAnsi="Times New Roman" w:cs="Times New Roman"/>
          <w:color w:val="000000"/>
          <w:kern w:val="0"/>
          <w:sz w:val="24"/>
          <w:szCs w:val="24"/>
          <w14:ligatures w14:val="none"/>
        </w:rPr>
        <w:t>1</w:t>
      </w:r>
      <w:r w:rsidR="00A8474E" w:rsidRPr="001C1E50">
        <w:rPr>
          <w:rFonts w:ascii="Times New Roman" w:eastAsia="Times New Roman" w:hAnsi="Times New Roman" w:cs="Times New Roman"/>
          <w:color w:val="000000"/>
          <w:kern w:val="0"/>
          <w:sz w:val="24"/>
          <w:szCs w:val="24"/>
          <w14:ligatures w14:val="none"/>
        </w:rPr>
        <w:t xml:space="preserve">]. </w:t>
      </w:r>
    </w:p>
    <w:p w14:paraId="620424C3" w14:textId="77777777" w:rsidR="00A8474E"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p>
    <w:p w14:paraId="54032ED8" w14:textId="77777777" w:rsidR="00A8474E" w:rsidRDefault="00A8474E" w:rsidP="00A8474E">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14:ligatures w14:val="none"/>
        </w:rPr>
        <w:drawing>
          <wp:inline distT="0" distB="0" distL="0" distR="0" wp14:anchorId="4AB297F9" wp14:editId="407D08E5">
            <wp:extent cx="2870972" cy="933450"/>
            <wp:effectExtent l="0" t="0" r="5715" b="0"/>
            <wp:docPr id="1250161001" name="Picture 1" descr="A group of balls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1001" name="Picture 1" descr="A group of balls with red and blue circl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443" cy="946283"/>
                    </a:xfrm>
                    <a:prstGeom prst="rect">
                      <a:avLst/>
                    </a:prstGeom>
                    <a:noFill/>
                    <a:ln>
                      <a:noFill/>
                    </a:ln>
                  </pic:spPr>
                </pic:pic>
              </a:graphicData>
            </a:graphic>
          </wp:inline>
        </w:drawing>
      </w:r>
    </w:p>
    <w:p w14:paraId="192904CA" w14:textId="771B855D" w:rsidR="00A8474E" w:rsidRDefault="00A8474E" w:rsidP="00A8474E">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Figure 1: Crystal Structure of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w:t>
      </w:r>
      <w:r>
        <w:rPr>
          <w:rFonts w:ascii="Times New Roman" w:eastAsia="Times New Roman" w:hAnsi="Times New Roman" w:cs="Times New Roman"/>
          <w:color w:val="000000"/>
          <w:kern w:val="0"/>
          <w:sz w:val="24"/>
          <w:szCs w:val="24"/>
          <w14:ligatures w14:val="none"/>
        </w:rPr>
        <w:t xml:space="preserve">. </w:t>
      </w:r>
      <w:r w:rsidR="003E0420">
        <w:rPr>
          <w:rFonts w:ascii="Times New Roman" w:eastAsia="Times New Roman" w:hAnsi="Times New Roman" w:cs="Times New Roman"/>
          <w:color w:val="000000"/>
          <w:kern w:val="0"/>
          <w:sz w:val="24"/>
          <w:szCs w:val="24"/>
          <w14:ligatures w14:val="none"/>
        </w:rPr>
        <w:t xml:space="preserve">The </w:t>
      </w:r>
      <w:r>
        <w:rPr>
          <w:rFonts w:ascii="Times New Roman" w:eastAsia="Times New Roman" w:hAnsi="Times New Roman" w:cs="Times New Roman"/>
          <w:color w:val="000000"/>
          <w:kern w:val="0"/>
          <w:sz w:val="24"/>
          <w:szCs w:val="24"/>
          <w14:ligatures w14:val="none"/>
        </w:rPr>
        <w:t>Cu-O chain is represented by the alternating Cu and O atoms in the center row.</w:t>
      </w:r>
    </w:p>
    <w:p w14:paraId="55A97793" w14:textId="63E297CD" w:rsidR="00A8474E"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Before this experiment,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 ha</w:t>
      </w:r>
      <w:r>
        <w:rPr>
          <w:rFonts w:ascii="Times New Roman" w:eastAsia="Times New Roman" w:hAnsi="Times New Roman" w:cs="Times New Roman"/>
          <w:color w:val="000000"/>
          <w:kern w:val="0"/>
          <w:sz w:val="24"/>
          <w:szCs w:val="24"/>
          <w14:ligatures w14:val="none"/>
        </w:rPr>
        <w:t>d</w:t>
      </w:r>
      <w:r w:rsidRPr="001C1E50">
        <w:rPr>
          <w:rFonts w:ascii="Times New Roman" w:eastAsia="Times New Roman" w:hAnsi="Times New Roman" w:cs="Times New Roman"/>
          <w:color w:val="000000"/>
          <w:kern w:val="0"/>
          <w:sz w:val="24"/>
          <w:szCs w:val="24"/>
          <w14:ligatures w14:val="none"/>
        </w:rPr>
        <w:t xml:space="preserve"> not been studied in the THz regime though we believe</w:t>
      </w:r>
      <w:r>
        <w:rPr>
          <w:rFonts w:ascii="Times New Roman" w:eastAsia="Times New Roman" w:hAnsi="Times New Roman" w:cs="Times New Roman"/>
          <w:color w:val="000000"/>
          <w:kern w:val="0"/>
          <w:sz w:val="24"/>
          <w:szCs w:val="24"/>
          <w14:ligatures w14:val="none"/>
        </w:rPr>
        <w:t>d that</w:t>
      </w:r>
      <w:r w:rsidRPr="001C1E50">
        <w:rPr>
          <w:rFonts w:ascii="Times New Roman" w:eastAsia="Times New Roman" w:hAnsi="Times New Roman" w:cs="Times New Roman"/>
          <w:color w:val="000000"/>
          <w:kern w:val="0"/>
          <w:sz w:val="24"/>
          <w:szCs w:val="24"/>
          <w14:ligatures w14:val="none"/>
        </w:rPr>
        <w:t xml:space="preserve"> there is interesting physics due to prior experiments </w:t>
      </w:r>
      <w:r>
        <w:rPr>
          <w:rFonts w:ascii="Times New Roman" w:eastAsia="Times New Roman" w:hAnsi="Times New Roman" w:cs="Times New Roman"/>
          <w:color w:val="000000"/>
          <w:kern w:val="0"/>
          <w:sz w:val="24"/>
          <w:szCs w:val="24"/>
          <w14:ligatures w14:val="none"/>
        </w:rPr>
        <w:t xml:space="preserve">by the Hsieh lab </w:t>
      </w:r>
      <w:r w:rsidRPr="001C1E50">
        <w:rPr>
          <w:rFonts w:ascii="Times New Roman" w:eastAsia="Times New Roman" w:hAnsi="Times New Roman" w:cs="Times New Roman"/>
          <w:color w:val="000000"/>
          <w:kern w:val="0"/>
          <w:sz w:val="24"/>
          <w:szCs w:val="24"/>
          <w14:ligatures w14:val="none"/>
        </w:rPr>
        <w:t>in the THz regime</w:t>
      </w:r>
      <w:r>
        <w:rPr>
          <w:rFonts w:ascii="Times New Roman" w:eastAsia="Times New Roman" w:hAnsi="Times New Roman" w:cs="Times New Roman"/>
          <w:color w:val="000000"/>
          <w:kern w:val="0"/>
          <w:sz w:val="24"/>
          <w:szCs w:val="24"/>
          <w14:ligatures w14:val="none"/>
        </w:rPr>
        <w:t xml:space="preserve"> [5]</w:t>
      </w:r>
      <w:r w:rsidRPr="001C1E50">
        <w:rPr>
          <w:rFonts w:ascii="Times New Roman" w:eastAsia="Times New Roman" w:hAnsi="Times New Roman" w:cs="Times New Roman"/>
          <w:color w:val="000000"/>
          <w:kern w:val="0"/>
          <w:sz w:val="24"/>
          <w:szCs w:val="24"/>
          <w14:ligatures w14:val="none"/>
        </w:rPr>
        <w:t>. </w:t>
      </w:r>
      <w:r>
        <w:rPr>
          <w:rFonts w:ascii="Times New Roman" w:eastAsia="Times New Roman" w:hAnsi="Times New Roman" w:cs="Times New Roman"/>
          <w:color w:val="000000"/>
          <w:kern w:val="0"/>
          <w:sz w:val="24"/>
          <w:szCs w:val="24"/>
          <w14:ligatures w14:val="none"/>
        </w:rPr>
        <w:t xml:space="preserve"> </w:t>
      </w:r>
    </w:p>
    <w:p w14:paraId="70257992" w14:textId="77167035" w:rsidR="00946ECF" w:rsidRDefault="00611201" w:rsidP="001C1E50">
      <w:pPr>
        <w:spacing w:after="0" w:line="240" w:lineRule="auto"/>
        <w:ind w:firstLine="720"/>
        <w:rPr>
          <w:rFonts w:ascii="Times New Roman" w:eastAsia="Times New Roman" w:hAnsi="Times New Roman" w:cs="Times New Roman"/>
          <w:color w:val="000000"/>
          <w:kern w:val="0"/>
          <w:sz w:val="24"/>
          <w:szCs w:val="24"/>
          <w:shd w:val="clear" w:color="auto" w:fill="FFFFFF"/>
          <w14:ligatures w14:val="none"/>
        </w:rPr>
      </w:pPr>
      <w:r>
        <w:rPr>
          <w:rFonts w:ascii="Times New Roman" w:eastAsia="Times New Roman" w:hAnsi="Times New Roman" w:cs="Times New Roman"/>
          <w:color w:val="000000"/>
          <w:kern w:val="0"/>
          <w:sz w:val="24"/>
          <w:szCs w:val="24"/>
          <w14:ligatures w14:val="none"/>
        </w:rPr>
        <w:t xml:space="preserve"> To </w:t>
      </w:r>
      <w:r w:rsidR="00A8474E">
        <w:rPr>
          <w:rFonts w:ascii="Times New Roman" w:eastAsia="Times New Roman" w:hAnsi="Times New Roman" w:cs="Times New Roman"/>
          <w:color w:val="000000"/>
          <w:kern w:val="0"/>
          <w:sz w:val="24"/>
          <w:szCs w:val="24"/>
          <w14:ligatures w14:val="none"/>
        </w:rPr>
        <w:t xml:space="preserve">access </w:t>
      </w:r>
      <w:r w:rsidR="00BB5B1F">
        <w:rPr>
          <w:rFonts w:ascii="Times New Roman" w:eastAsia="Times New Roman" w:hAnsi="Times New Roman" w:cs="Times New Roman"/>
          <w:color w:val="000000"/>
          <w:kern w:val="0"/>
          <w:sz w:val="24"/>
          <w:szCs w:val="24"/>
          <w14:ligatures w14:val="none"/>
        </w:rPr>
        <w:t xml:space="preserve">the </w:t>
      </w:r>
      <w:r w:rsidR="001313B0">
        <w:rPr>
          <w:rFonts w:ascii="Times New Roman" w:eastAsia="Times New Roman" w:hAnsi="Times New Roman" w:cs="Times New Roman"/>
          <w:color w:val="000000"/>
          <w:kern w:val="0"/>
          <w:sz w:val="24"/>
          <w:szCs w:val="24"/>
          <w14:ligatures w14:val="none"/>
        </w:rPr>
        <w:t>low energy physics</w:t>
      </w:r>
      <w:r>
        <w:rPr>
          <w:rFonts w:ascii="Times New Roman" w:eastAsia="Times New Roman" w:hAnsi="Times New Roman" w:cs="Times New Roman"/>
          <w:color w:val="000000"/>
          <w:kern w:val="0"/>
          <w:sz w:val="24"/>
          <w:szCs w:val="24"/>
          <w14:ligatures w14:val="none"/>
        </w:rPr>
        <w:t xml:space="preserve">, </w:t>
      </w:r>
      <w:r w:rsidR="00C22A5D">
        <w:rPr>
          <w:rFonts w:ascii="Times New Roman" w:eastAsia="Times New Roman" w:hAnsi="Times New Roman" w:cs="Times New Roman"/>
          <w:color w:val="000000"/>
          <w:kern w:val="0"/>
          <w:sz w:val="24"/>
          <w:szCs w:val="24"/>
          <w:shd w:val="clear" w:color="auto" w:fill="FFFFFF"/>
          <w14:ligatures w14:val="none"/>
        </w:rPr>
        <w:t xml:space="preserve">we </w:t>
      </w:r>
      <w:r>
        <w:rPr>
          <w:rFonts w:ascii="Times New Roman" w:eastAsia="Times New Roman" w:hAnsi="Times New Roman" w:cs="Times New Roman"/>
          <w:color w:val="000000"/>
          <w:kern w:val="0"/>
          <w:sz w:val="24"/>
          <w:szCs w:val="24"/>
          <w:shd w:val="clear" w:color="auto" w:fill="FFFFFF"/>
          <w14:ligatures w14:val="none"/>
        </w:rPr>
        <w:t>employed</w:t>
      </w:r>
      <w:r w:rsidR="00C22A5D">
        <w:rPr>
          <w:rFonts w:ascii="Times New Roman" w:eastAsia="Times New Roman" w:hAnsi="Times New Roman" w:cs="Times New Roman"/>
          <w:color w:val="000000"/>
          <w:kern w:val="0"/>
          <w:sz w:val="24"/>
          <w:szCs w:val="24"/>
          <w:shd w:val="clear" w:color="auto" w:fill="FFFFFF"/>
          <w14:ligatures w14:val="none"/>
        </w:rPr>
        <w:t xml:space="preserve"> a technique called time-resolved time-domain </w:t>
      </w:r>
      <w:r w:rsidR="00A54486">
        <w:rPr>
          <w:rFonts w:ascii="Times New Roman" w:eastAsia="Times New Roman" w:hAnsi="Times New Roman" w:cs="Times New Roman"/>
          <w:color w:val="000000"/>
          <w:kern w:val="0"/>
          <w:sz w:val="24"/>
          <w:szCs w:val="24"/>
          <w:shd w:val="clear" w:color="auto" w:fill="FFFFFF"/>
          <w14:ligatures w14:val="none"/>
        </w:rPr>
        <w:t>THz</w:t>
      </w:r>
      <w:r w:rsidR="00C22A5D">
        <w:rPr>
          <w:rFonts w:ascii="Times New Roman" w:eastAsia="Times New Roman" w:hAnsi="Times New Roman" w:cs="Times New Roman"/>
          <w:color w:val="000000"/>
          <w:kern w:val="0"/>
          <w:sz w:val="24"/>
          <w:szCs w:val="24"/>
          <w:shd w:val="clear" w:color="auto" w:fill="FFFFFF"/>
          <w14:ligatures w14:val="none"/>
        </w:rPr>
        <w:t xml:space="preserve"> spectroscopy. </w:t>
      </w:r>
      <w:r w:rsidR="001C1E50" w:rsidRPr="001C1E50">
        <w:rPr>
          <w:rFonts w:ascii="Times New Roman" w:eastAsia="Times New Roman" w:hAnsi="Times New Roman" w:cs="Times New Roman"/>
          <w:color w:val="000000"/>
          <w:kern w:val="0"/>
          <w:sz w:val="24"/>
          <w:szCs w:val="24"/>
          <w:shd w:val="clear" w:color="auto" w:fill="FFFFFF"/>
          <w14:ligatures w14:val="none"/>
        </w:rPr>
        <w:t>Studying the THz regime requires the use of a femtosecond (</w:t>
      </w:r>
      <w:r w:rsidR="004E1BD7">
        <w:rPr>
          <w:rFonts w:ascii="Times New Roman" w:eastAsia="Times New Roman" w:hAnsi="Times New Roman" w:cs="Times New Roman"/>
          <w:color w:val="000000"/>
          <w:kern w:val="0"/>
          <w:sz w:val="24"/>
          <w:szCs w:val="24"/>
          <w:shd w:val="clear" w:color="auto" w:fill="FFFFFF"/>
          <w14:ligatures w14:val="none"/>
        </w:rPr>
        <w:t>10⁻</w:t>
      </w:r>
      <w:r w:rsidR="00D12CD7">
        <w:rPr>
          <w:rFonts w:ascii="Times New Roman" w:eastAsia="Times New Roman" w:hAnsi="Times New Roman" w:cs="Times New Roman"/>
          <w:color w:val="000000"/>
          <w:kern w:val="0"/>
          <w:sz w:val="24"/>
          <w:szCs w:val="24"/>
          <w:shd w:val="clear" w:color="auto" w:fill="FFFFFF"/>
          <w14:ligatures w14:val="none"/>
        </w:rPr>
        <w:t xml:space="preserve">¹² </w:t>
      </w:r>
      <w:r w:rsidR="001C1E50" w:rsidRPr="001C1E50">
        <w:rPr>
          <w:rFonts w:ascii="Times New Roman" w:eastAsia="Times New Roman" w:hAnsi="Times New Roman" w:cs="Times New Roman"/>
          <w:color w:val="000000"/>
          <w:kern w:val="0"/>
          <w:sz w:val="24"/>
          <w:szCs w:val="24"/>
          <w:shd w:val="clear" w:color="auto" w:fill="FFFFFF"/>
          <w14:ligatures w14:val="none"/>
        </w:rPr>
        <w:t xml:space="preserve">s) laser </w:t>
      </w:r>
      <w:r w:rsidR="001E6E5D">
        <w:rPr>
          <w:rFonts w:ascii="Times New Roman" w:eastAsia="Times New Roman" w:hAnsi="Times New Roman" w:cs="Times New Roman"/>
          <w:color w:val="000000"/>
          <w:kern w:val="0"/>
          <w:sz w:val="24"/>
          <w:szCs w:val="24"/>
          <w:shd w:val="clear" w:color="auto" w:fill="FFFFFF"/>
          <w14:ligatures w14:val="none"/>
        </w:rPr>
        <w:t>which sends</w:t>
      </w:r>
      <w:r w:rsidR="001C1E50" w:rsidRPr="001C1E50">
        <w:rPr>
          <w:rFonts w:ascii="Times New Roman" w:eastAsia="Times New Roman" w:hAnsi="Times New Roman" w:cs="Times New Roman"/>
          <w:color w:val="000000"/>
          <w:kern w:val="0"/>
          <w:sz w:val="24"/>
          <w:szCs w:val="24"/>
          <w:shd w:val="clear" w:color="auto" w:fill="FFFFFF"/>
          <w14:ligatures w14:val="none"/>
        </w:rPr>
        <w:t xml:space="preserve"> pulses of 35 fs in width every millisecond.</w:t>
      </w:r>
      <w:r w:rsidR="00BD139C">
        <w:rPr>
          <w:rFonts w:ascii="Times New Roman" w:eastAsia="Times New Roman" w:hAnsi="Times New Roman" w:cs="Times New Roman"/>
          <w:color w:val="000000"/>
          <w:kern w:val="0"/>
          <w:sz w:val="24"/>
          <w:szCs w:val="24"/>
          <w:shd w:val="clear" w:color="auto" w:fill="FFFFFF"/>
          <w14:ligatures w14:val="none"/>
        </w:rPr>
        <w:t xml:space="preserve"> The laser pulse photo-excites the </w:t>
      </w:r>
      <w:r w:rsidR="00BD139C">
        <w:rPr>
          <w:rFonts w:ascii="Times New Roman" w:eastAsia="Times New Roman" w:hAnsi="Times New Roman" w:cs="Times New Roman"/>
          <w:color w:val="000000"/>
          <w:kern w:val="0"/>
          <w:sz w:val="24"/>
          <w:szCs w:val="24"/>
          <w:shd w:val="clear" w:color="auto" w:fill="FFFFFF"/>
          <w14:ligatures w14:val="none"/>
        </w:rPr>
        <w:lastRenderedPageBreak/>
        <w:t xml:space="preserve">material and </w:t>
      </w:r>
      <w:r w:rsidR="00946ECF">
        <w:rPr>
          <w:rFonts w:ascii="Times New Roman" w:eastAsia="Times New Roman" w:hAnsi="Times New Roman" w:cs="Times New Roman"/>
          <w:color w:val="000000"/>
          <w:kern w:val="0"/>
          <w:sz w:val="24"/>
          <w:szCs w:val="24"/>
          <w:shd w:val="clear" w:color="auto" w:fill="FFFFFF"/>
          <w14:ligatures w14:val="none"/>
        </w:rPr>
        <w:t xml:space="preserve">resonantly </w:t>
      </w:r>
      <w:r w:rsidR="00BD139C">
        <w:rPr>
          <w:rFonts w:ascii="Times New Roman" w:eastAsia="Times New Roman" w:hAnsi="Times New Roman" w:cs="Times New Roman"/>
          <w:color w:val="000000"/>
          <w:kern w:val="0"/>
          <w:sz w:val="24"/>
          <w:szCs w:val="24"/>
          <w:shd w:val="clear" w:color="auto" w:fill="FFFFFF"/>
          <w14:ligatures w14:val="none"/>
        </w:rPr>
        <w:t>interacts with the electron bands in the material to produce</w:t>
      </w:r>
      <w:r w:rsidR="00EA3C3B">
        <w:rPr>
          <w:rFonts w:ascii="Times New Roman" w:eastAsia="Times New Roman" w:hAnsi="Times New Roman" w:cs="Times New Roman"/>
          <w:color w:val="000000"/>
          <w:kern w:val="0"/>
          <w:sz w:val="24"/>
          <w:szCs w:val="24"/>
          <w:shd w:val="clear" w:color="auto" w:fill="FFFFFF"/>
          <w14:ligatures w14:val="none"/>
        </w:rPr>
        <w:t xml:space="preserve"> free electrons</w:t>
      </w:r>
      <w:r w:rsidR="00BD139C">
        <w:rPr>
          <w:rFonts w:ascii="Times New Roman" w:eastAsia="Times New Roman" w:hAnsi="Times New Roman" w:cs="Times New Roman"/>
          <w:color w:val="000000"/>
          <w:kern w:val="0"/>
          <w:sz w:val="24"/>
          <w:szCs w:val="24"/>
          <w:shd w:val="clear" w:color="auto" w:fill="FFFFFF"/>
          <w14:ligatures w14:val="none"/>
        </w:rPr>
        <w:t xml:space="preserve"> in a process called photo-doping</w:t>
      </w:r>
      <w:r w:rsidR="00A251BE">
        <w:rPr>
          <w:rFonts w:ascii="Times New Roman" w:eastAsia="Times New Roman" w:hAnsi="Times New Roman" w:cs="Times New Roman"/>
          <w:color w:val="000000"/>
          <w:kern w:val="0"/>
          <w:sz w:val="24"/>
          <w:szCs w:val="24"/>
          <w:shd w:val="clear" w:color="auto" w:fill="FFFFFF"/>
          <w14:ligatures w14:val="none"/>
        </w:rPr>
        <w:t xml:space="preserve"> (Fig 2)</w:t>
      </w:r>
      <w:r w:rsidR="00BD139C">
        <w:rPr>
          <w:rFonts w:ascii="Times New Roman" w:eastAsia="Times New Roman" w:hAnsi="Times New Roman" w:cs="Times New Roman"/>
          <w:color w:val="000000"/>
          <w:kern w:val="0"/>
          <w:sz w:val="24"/>
          <w:szCs w:val="24"/>
          <w:shd w:val="clear" w:color="auto" w:fill="FFFFFF"/>
          <w14:ligatures w14:val="none"/>
        </w:rPr>
        <w:t xml:space="preserve">. </w:t>
      </w:r>
    </w:p>
    <w:p w14:paraId="202E59A0" w14:textId="0CFC4793" w:rsidR="00946ECF" w:rsidRDefault="008F49BA" w:rsidP="00946ECF">
      <w:pPr>
        <w:spacing w:after="0" w:line="240" w:lineRule="auto"/>
        <w:jc w:val="center"/>
        <w:rPr>
          <w:rFonts w:ascii="Times New Roman" w:eastAsia="Times New Roman" w:hAnsi="Times New Roman" w:cs="Times New Roman"/>
          <w:color w:val="000000"/>
          <w:kern w:val="0"/>
          <w:sz w:val="24"/>
          <w:szCs w:val="24"/>
          <w:shd w:val="clear" w:color="auto" w:fill="FFFFFF"/>
          <w14:ligatures w14:val="none"/>
        </w:rPr>
      </w:pPr>
      <w:r>
        <w:rPr>
          <w:noProof/>
        </w:rPr>
        <w:drawing>
          <wp:inline distT="0" distB="0" distL="0" distR="0" wp14:anchorId="45529251" wp14:editId="2B271142">
            <wp:extent cx="2032000" cy="1168295"/>
            <wp:effectExtent l="0" t="0" r="6350" b="0"/>
            <wp:docPr id="153042418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4183" name="Picture 4" descr="A diagram of a 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2361"/>
                    <a:stretch/>
                  </pic:blipFill>
                  <pic:spPr bwMode="auto">
                    <a:xfrm>
                      <a:off x="0" y="0"/>
                      <a:ext cx="2040372" cy="1173108"/>
                    </a:xfrm>
                    <a:prstGeom prst="rect">
                      <a:avLst/>
                    </a:prstGeom>
                    <a:noFill/>
                    <a:ln>
                      <a:noFill/>
                    </a:ln>
                    <a:extLst>
                      <a:ext uri="{53640926-AAD7-44D8-BBD7-CCE9431645EC}">
                        <a14:shadowObscured xmlns:a14="http://schemas.microsoft.com/office/drawing/2010/main"/>
                      </a:ext>
                    </a:extLst>
                  </pic:spPr>
                </pic:pic>
              </a:graphicData>
            </a:graphic>
          </wp:inline>
        </w:drawing>
      </w:r>
    </w:p>
    <w:p w14:paraId="5D0639B9" w14:textId="7E6C67EE" w:rsidR="00946ECF" w:rsidRDefault="00946ECF" w:rsidP="00946ECF">
      <w:pPr>
        <w:spacing w:after="0" w:line="240" w:lineRule="auto"/>
        <w:rPr>
          <w:rFonts w:ascii="Times New Roman" w:eastAsia="Times New Roman" w:hAnsi="Times New Roman" w:cs="Times New Roman"/>
          <w:color w:val="000000"/>
          <w:kern w:val="0"/>
          <w:sz w:val="24"/>
          <w:szCs w:val="24"/>
          <w:shd w:val="clear" w:color="auto" w:fill="FFFFFF"/>
          <w14:ligatures w14:val="none"/>
        </w:rPr>
      </w:pPr>
      <w:r w:rsidRPr="0023485E">
        <w:rPr>
          <w:rFonts w:ascii="Times New Roman" w:eastAsia="Times New Roman" w:hAnsi="Times New Roman" w:cs="Times New Roman"/>
          <w:color w:val="000000"/>
          <w:kern w:val="0"/>
          <w:sz w:val="24"/>
          <w:szCs w:val="24"/>
          <w:shd w:val="clear" w:color="auto" w:fill="FFFFFF"/>
          <w14:ligatures w14:val="none"/>
        </w:rPr>
        <w:t xml:space="preserve">Figure </w:t>
      </w:r>
      <w:r w:rsidR="000D6A4C" w:rsidRPr="0023485E">
        <w:rPr>
          <w:rFonts w:ascii="Times New Roman" w:eastAsia="Times New Roman" w:hAnsi="Times New Roman" w:cs="Times New Roman"/>
          <w:color w:val="000000"/>
          <w:kern w:val="0"/>
          <w:sz w:val="24"/>
          <w:szCs w:val="24"/>
          <w:shd w:val="clear" w:color="auto" w:fill="FFFFFF"/>
          <w14:ligatures w14:val="none"/>
        </w:rPr>
        <w:t>2</w:t>
      </w:r>
      <w:r w:rsidRPr="0023485E">
        <w:rPr>
          <w:rFonts w:ascii="Times New Roman" w:eastAsia="Times New Roman" w:hAnsi="Times New Roman" w:cs="Times New Roman"/>
          <w:color w:val="000000"/>
          <w:kern w:val="0"/>
          <w:sz w:val="24"/>
          <w:szCs w:val="24"/>
          <w:shd w:val="clear" w:color="auto" w:fill="FFFFFF"/>
          <w14:ligatures w14:val="none"/>
        </w:rPr>
        <w:t>:</w:t>
      </w:r>
      <w:r>
        <w:rPr>
          <w:rFonts w:ascii="Times New Roman" w:eastAsia="Times New Roman" w:hAnsi="Times New Roman" w:cs="Times New Roman"/>
          <w:color w:val="000000"/>
          <w:kern w:val="0"/>
          <w:sz w:val="24"/>
          <w:szCs w:val="24"/>
          <w:shd w:val="clear" w:color="auto" w:fill="FFFFFF"/>
          <w14:ligatures w14:val="none"/>
        </w:rPr>
        <w:t xml:space="preserve"> A laser pulse excites electrons</w:t>
      </w:r>
      <w:r w:rsidR="00541F03">
        <w:rPr>
          <w:rFonts w:ascii="Times New Roman" w:eastAsia="Times New Roman" w:hAnsi="Times New Roman" w:cs="Times New Roman"/>
          <w:color w:val="000000"/>
          <w:kern w:val="0"/>
          <w:sz w:val="24"/>
          <w:szCs w:val="24"/>
          <w:shd w:val="clear" w:color="auto" w:fill="FFFFFF"/>
          <w14:ligatures w14:val="none"/>
        </w:rPr>
        <w:t xml:space="preserve"> from the valence band into the conduction band, producing free electrons.</w:t>
      </w:r>
    </w:p>
    <w:p w14:paraId="4ED6DBE3" w14:textId="723ED1AD"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This mechanism allows us to first photo-</w:t>
      </w:r>
      <w:r w:rsidR="00EA3C3B">
        <w:rPr>
          <w:rFonts w:ascii="Times New Roman" w:eastAsia="Times New Roman" w:hAnsi="Times New Roman" w:cs="Times New Roman"/>
          <w:color w:val="000000"/>
          <w:kern w:val="0"/>
          <w:sz w:val="24"/>
          <w:szCs w:val="24"/>
          <w:shd w:val="clear" w:color="auto" w:fill="FFFFFF"/>
          <w14:ligatures w14:val="none"/>
        </w:rPr>
        <w:t>dope</w:t>
      </w:r>
      <w:r w:rsidRPr="001C1E50">
        <w:rPr>
          <w:rFonts w:ascii="Times New Roman" w:eastAsia="Times New Roman" w:hAnsi="Times New Roman" w:cs="Times New Roman"/>
          <w:color w:val="000000"/>
          <w:kern w:val="0"/>
          <w:sz w:val="24"/>
          <w:szCs w:val="24"/>
          <w:shd w:val="clear" w:color="auto" w:fill="FFFFFF"/>
          <w14:ligatures w14:val="none"/>
        </w:rPr>
        <w:t>, or pump, the system with a</w:t>
      </w:r>
      <w:r w:rsidR="00BB7792">
        <w:rPr>
          <w:rFonts w:ascii="Times New Roman" w:eastAsia="Times New Roman" w:hAnsi="Times New Roman" w:cs="Times New Roman"/>
          <w:color w:val="000000"/>
          <w:kern w:val="0"/>
          <w:sz w:val="24"/>
          <w:szCs w:val="24"/>
          <w:shd w:val="clear" w:color="auto" w:fill="FFFFFF"/>
          <w14:ligatures w14:val="none"/>
        </w:rPr>
        <w:t xml:space="preserve"> laser</w:t>
      </w:r>
      <w:r w:rsidRPr="001C1E50">
        <w:rPr>
          <w:rFonts w:ascii="Times New Roman" w:eastAsia="Times New Roman" w:hAnsi="Times New Roman" w:cs="Times New Roman"/>
          <w:color w:val="000000"/>
          <w:kern w:val="0"/>
          <w:sz w:val="24"/>
          <w:szCs w:val="24"/>
          <w:shd w:val="clear" w:color="auto" w:fill="FFFFFF"/>
          <w14:ligatures w14:val="none"/>
        </w:rPr>
        <w:t xml:space="preserve"> pulse and then probe the system with another pulse at various time delays to measure how the material changes due to the </w:t>
      </w:r>
      <w:r w:rsidR="00BD139C">
        <w:rPr>
          <w:rFonts w:ascii="Times New Roman" w:eastAsia="Times New Roman" w:hAnsi="Times New Roman" w:cs="Times New Roman"/>
          <w:color w:val="000000"/>
          <w:kern w:val="0"/>
          <w:sz w:val="24"/>
          <w:szCs w:val="24"/>
          <w:shd w:val="clear" w:color="auto" w:fill="FFFFFF"/>
          <w14:ligatures w14:val="none"/>
        </w:rPr>
        <w:t>photo-doping</w:t>
      </w:r>
      <w:r w:rsidRPr="001C1E50">
        <w:rPr>
          <w:rFonts w:ascii="Times New Roman" w:eastAsia="Times New Roman" w:hAnsi="Times New Roman" w:cs="Times New Roman"/>
          <w:color w:val="000000"/>
          <w:kern w:val="0"/>
          <w:sz w:val="24"/>
          <w:szCs w:val="24"/>
          <w:shd w:val="clear" w:color="auto" w:fill="FFFFFF"/>
          <w14:ligatures w14:val="none"/>
        </w:rPr>
        <w:t xml:space="preserve"> [</w:t>
      </w:r>
      <w:commentRangeStart w:id="7"/>
      <w:commentRangeStart w:id="8"/>
      <w:commentRangeStart w:id="9"/>
      <w:commentRangeEnd w:id="7"/>
      <w:r w:rsidR="000D5367">
        <w:rPr>
          <w:rStyle w:val="CommentReference"/>
        </w:rPr>
        <w:commentReference w:id="7"/>
      </w:r>
      <w:commentRangeEnd w:id="8"/>
      <w:r w:rsidR="000D5367">
        <w:rPr>
          <w:rStyle w:val="CommentReference"/>
        </w:rPr>
        <w:commentReference w:id="8"/>
      </w:r>
      <w:commentRangeEnd w:id="9"/>
      <w:r w:rsidR="00BA14FD">
        <w:rPr>
          <w:rStyle w:val="CommentReference"/>
        </w:rPr>
        <w:commentReference w:id="9"/>
      </w:r>
      <w:r w:rsidR="003E0420">
        <w:rPr>
          <w:rFonts w:ascii="Times New Roman" w:eastAsia="Times New Roman" w:hAnsi="Times New Roman" w:cs="Times New Roman"/>
          <w:color w:val="000000"/>
          <w:kern w:val="0"/>
          <w:sz w:val="24"/>
          <w:szCs w:val="24"/>
          <w:shd w:val="clear" w:color="auto" w:fill="FFFFFF"/>
          <w14:ligatures w14:val="none"/>
        </w:rPr>
        <w:t>4</w:t>
      </w:r>
      <w:r w:rsidRPr="001C1E50">
        <w:rPr>
          <w:rFonts w:ascii="Times New Roman" w:eastAsia="Times New Roman" w:hAnsi="Times New Roman" w:cs="Times New Roman"/>
          <w:color w:val="000000"/>
          <w:kern w:val="0"/>
          <w:sz w:val="24"/>
          <w:szCs w:val="24"/>
          <w:shd w:val="clear" w:color="auto" w:fill="FFFFFF"/>
          <w14:ligatures w14:val="none"/>
        </w:rPr>
        <w:t>].</w:t>
      </w:r>
      <w:r w:rsidRPr="001C1E50">
        <w:rPr>
          <w:rFonts w:ascii="Times New Roman" w:eastAsia="Times New Roman" w:hAnsi="Times New Roman" w:cs="Times New Roman"/>
          <w:b/>
          <w:bCs/>
          <w:color w:val="000000"/>
          <w:kern w:val="0"/>
          <w:sz w:val="24"/>
          <w:szCs w:val="24"/>
          <w:shd w:val="clear" w:color="auto" w:fill="FFFFFF"/>
          <w14:ligatures w14:val="none"/>
        </w:rPr>
        <w:t> </w:t>
      </w:r>
    </w:p>
    <w:p w14:paraId="6568B3BC" w14:textId="57270E21" w:rsidR="00662A7D" w:rsidRDefault="00BA43DD" w:rsidP="002304D0">
      <w:pPr>
        <w:spacing w:after="0" w:line="240" w:lineRule="auto"/>
        <w:rPr>
          <w:rFonts w:ascii="Times New Roman" w:eastAsia="Times New Roman" w:hAnsi="Times New Roman" w:cs="Times New Roman"/>
          <w:color w:val="000000"/>
          <w:kern w:val="0"/>
          <w:sz w:val="24"/>
          <w:szCs w:val="24"/>
          <w14:ligatures w14:val="none"/>
        </w:rPr>
      </w:pPr>
      <w:r w:rsidRPr="00BA43DD">
        <w:rPr>
          <w:rFonts w:ascii="Times New Roman" w:eastAsia="Times New Roman" w:hAnsi="Times New Roman" w:cs="Times New Roman"/>
          <w:noProof/>
          <w:color w:val="000000"/>
          <w:kern w:val="0"/>
          <w:sz w:val="24"/>
          <w:szCs w:val="24"/>
          <w14:ligatures w14:val="none"/>
        </w:rPr>
        <mc:AlternateContent>
          <mc:Choice Requires="wpg">
            <w:drawing>
              <wp:anchor distT="0" distB="0" distL="114300" distR="114300" simplePos="0" relativeHeight="251659264" behindDoc="0" locked="0" layoutInCell="1" allowOverlap="1" wp14:anchorId="14563AF8" wp14:editId="0316A352">
                <wp:simplePos x="0" y="0"/>
                <wp:positionH relativeFrom="column">
                  <wp:posOffset>-2216785</wp:posOffset>
                </wp:positionH>
                <wp:positionV relativeFrom="paragraph">
                  <wp:posOffset>168275</wp:posOffset>
                </wp:positionV>
                <wp:extent cx="1181100" cy="1716405"/>
                <wp:effectExtent l="0" t="0" r="0" b="0"/>
                <wp:wrapNone/>
                <wp:docPr id="13" name="Group 12">
                  <a:extLst xmlns:a="http://schemas.openxmlformats.org/drawingml/2006/main">
                    <a:ext uri="{FF2B5EF4-FFF2-40B4-BE49-F238E27FC236}">
                      <a16:creationId xmlns:a16="http://schemas.microsoft.com/office/drawing/2014/main" id="{3C47150D-F62D-115B-4113-11E4923C641D}"/>
                    </a:ext>
                  </a:extLst>
                </wp:docPr>
                <wp:cNvGraphicFramePr/>
                <a:graphic xmlns:a="http://schemas.openxmlformats.org/drawingml/2006/main">
                  <a:graphicData uri="http://schemas.microsoft.com/office/word/2010/wordprocessingGroup">
                    <wpg:wgp>
                      <wpg:cNvGrpSpPr/>
                      <wpg:grpSpPr>
                        <a:xfrm>
                          <a:off x="0" y="0"/>
                          <a:ext cx="1181100" cy="1716405"/>
                          <a:chOff x="187325" y="735330"/>
                          <a:chExt cx="1095377" cy="1482090"/>
                        </a:xfrm>
                      </wpg:grpSpPr>
                      <pic:pic xmlns:pic="http://schemas.openxmlformats.org/drawingml/2006/picture">
                        <pic:nvPicPr>
                          <pic:cNvPr id="1637516308" name="Picture 1637516308">
                            <a:extLst>
                              <a:ext uri="{FF2B5EF4-FFF2-40B4-BE49-F238E27FC236}">
                                <a16:creationId xmlns:a16="http://schemas.microsoft.com/office/drawing/2014/main" id="{307CD863-E7DE-3606-1D5B-B85F21C999C1}"/>
                              </a:ext>
                            </a:extLst>
                          </pic:cNvPr>
                          <pic:cNvPicPr>
                            <a:picLocks noChangeAspect="1"/>
                          </pic:cNvPicPr>
                        </pic:nvPicPr>
                        <pic:blipFill rotWithShape="1">
                          <a:blip r:embed="rId12"/>
                          <a:srcRect l="53240" t="40241" r="41677" b="50574"/>
                          <a:stretch/>
                        </pic:blipFill>
                        <pic:spPr>
                          <a:xfrm>
                            <a:off x="187325" y="735330"/>
                            <a:ext cx="619760" cy="629920"/>
                          </a:xfrm>
                          <a:prstGeom prst="rect">
                            <a:avLst/>
                          </a:prstGeom>
                        </pic:spPr>
                      </pic:pic>
                      <pic:pic xmlns:pic="http://schemas.openxmlformats.org/drawingml/2006/picture">
                        <pic:nvPicPr>
                          <pic:cNvPr id="1109210528" name="Picture 1109210528">
                            <a:extLst>
                              <a:ext uri="{FF2B5EF4-FFF2-40B4-BE49-F238E27FC236}">
                                <a16:creationId xmlns:a16="http://schemas.microsoft.com/office/drawing/2014/main" id="{3AFB6A6D-EBB5-43D2-5EA1-95CBCB178F51}"/>
                              </a:ext>
                            </a:extLst>
                          </pic:cNvPr>
                          <pic:cNvPicPr>
                            <a:picLocks noChangeAspect="1"/>
                          </pic:cNvPicPr>
                        </pic:nvPicPr>
                        <pic:blipFill rotWithShape="1">
                          <a:blip r:embed="rId12"/>
                          <a:srcRect l="48156" t="25425" r="48844" b="69390"/>
                          <a:stretch/>
                        </pic:blipFill>
                        <pic:spPr>
                          <a:xfrm>
                            <a:off x="276225" y="1740535"/>
                            <a:ext cx="365760" cy="355600"/>
                          </a:xfrm>
                          <a:prstGeom prst="rect">
                            <a:avLst/>
                          </a:prstGeom>
                        </pic:spPr>
                      </pic:pic>
                      <pic:pic xmlns:pic="http://schemas.openxmlformats.org/drawingml/2006/picture">
                        <pic:nvPicPr>
                          <pic:cNvPr id="858651689" name="Picture 858651689">
                            <a:extLst>
                              <a:ext uri="{FF2B5EF4-FFF2-40B4-BE49-F238E27FC236}">
                                <a16:creationId xmlns:a16="http://schemas.microsoft.com/office/drawing/2014/main" id="{507E9194-4A96-D167-1DEC-89867CA07387}"/>
                              </a:ext>
                            </a:extLst>
                          </pic:cNvPr>
                          <pic:cNvPicPr>
                            <a:picLocks noChangeAspect="1"/>
                          </pic:cNvPicPr>
                        </pic:nvPicPr>
                        <pic:blipFill rotWithShape="1">
                          <a:blip r:embed="rId12"/>
                          <a:srcRect l="73907" t="42714" r="23093" b="52992"/>
                          <a:stretch/>
                        </pic:blipFill>
                        <pic:spPr>
                          <a:xfrm>
                            <a:off x="314325" y="1405674"/>
                            <a:ext cx="365760" cy="294437"/>
                          </a:xfrm>
                          <a:prstGeom prst="rect">
                            <a:avLst/>
                          </a:prstGeom>
                        </pic:spPr>
                      </pic:pic>
                      <wps:wsp>
                        <wps:cNvPr id="322113034" name="TextBox 9">
                          <a:extLst>
                            <a:ext uri="{FF2B5EF4-FFF2-40B4-BE49-F238E27FC236}">
                              <a16:creationId xmlns:a16="http://schemas.microsoft.com/office/drawing/2014/main" id="{AFB8F4D8-941F-A0EB-0398-B8F2153B894A}"/>
                            </a:ext>
                          </a:extLst>
                        </wps:cNvPr>
                        <wps:cNvSpPr txBox="1"/>
                        <wps:spPr>
                          <a:xfrm>
                            <a:off x="807085" y="865624"/>
                            <a:ext cx="412115" cy="476885"/>
                          </a:xfrm>
                          <a:prstGeom prst="rect">
                            <a:avLst/>
                          </a:prstGeom>
                          <a:noFill/>
                        </wps:spPr>
                        <wps:txb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wps:txbx>
                        <wps:bodyPr wrap="square" rtlCol="0">
                          <a:noAutofit/>
                        </wps:bodyPr>
                      </wps:wsp>
                      <wps:wsp>
                        <wps:cNvPr id="855209730" name="TextBox 10">
                          <a:extLst>
                            <a:ext uri="{FF2B5EF4-FFF2-40B4-BE49-F238E27FC236}">
                              <a16:creationId xmlns:a16="http://schemas.microsoft.com/office/drawing/2014/main" id="{FC6AB4EB-073C-0E99-B81F-D694A0ED68DA}"/>
                            </a:ext>
                          </a:extLst>
                        </wps:cNvPr>
                        <wps:cNvSpPr txBox="1"/>
                        <wps:spPr>
                          <a:xfrm>
                            <a:off x="807086" y="1371203"/>
                            <a:ext cx="475616" cy="476885"/>
                          </a:xfrm>
                          <a:prstGeom prst="rect">
                            <a:avLst/>
                          </a:prstGeom>
                          <a:noFill/>
                        </wps:spPr>
                        <wps:txb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wps:txbx>
                        <wps:bodyPr wrap="square" rtlCol="0">
                          <a:noAutofit/>
                        </wps:bodyPr>
                      </wps:wsp>
                      <wps:wsp>
                        <wps:cNvPr id="673770269" name="TextBox 11">
                          <a:extLst>
                            <a:ext uri="{FF2B5EF4-FFF2-40B4-BE49-F238E27FC236}">
                              <a16:creationId xmlns:a16="http://schemas.microsoft.com/office/drawing/2014/main" id="{6FF6FB17-20B2-44E9-230D-CD77E5AAA4EA}"/>
                            </a:ext>
                          </a:extLst>
                        </wps:cNvPr>
                        <wps:cNvSpPr txBox="1"/>
                        <wps:spPr>
                          <a:xfrm>
                            <a:off x="832733" y="1740535"/>
                            <a:ext cx="361315" cy="476885"/>
                          </a:xfrm>
                          <a:prstGeom prst="rect">
                            <a:avLst/>
                          </a:prstGeom>
                          <a:noFill/>
                        </wps:spPr>
                        <wps:txb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4563AF8" id="Group 12" o:spid="_x0000_s1026" style="position:absolute;margin-left:-174.55pt;margin-top:13.25pt;width:93pt;height:135.15pt;z-index:251659264;mso-width-relative:margin;mso-height-relative:margin" coordorigin="1873,7353" coordsize="10953,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516308" o:spid="_x0000_s1027" type="#_x0000_t75" style="position:absolute;left:1873;top:7353;width:6197;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">
                  <v:imagedata r:id="rId13" o:title="" croptop="26372f" cropbottom="33144f" cropleft="34891f" cropright="27313f"/>
                </v:shape>
                <v:shape id="Picture 1109210528" o:spid="_x0000_s1028" type="#_x0000_t75" style="position:absolute;left:2762;top:17405;width:3657;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">
                  <v:imagedata r:id="rId13" o:title="" croptop="16663f" cropbottom="45475f" cropleft="31560f" cropright="32010f"/>
                </v:shape>
                <v:shape id="Picture 858651689" o:spid="_x0000_s1029" type="#_x0000_t75" style="position:absolute;left:3143;top:14056;width:3657;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">
                  <v:imagedata r:id="rId13" o:title="" croptop="27993f" cropbottom="34729f" cropleft="48436f" cropright="15134f"/>
                </v:shape>
                <v:shapetype id="_x0000_t202" coordsize="21600,21600" o:spt="202" path="m,l,21600r21600,l21600,xe">
                  <v:stroke joinstyle="miter"/>
                  <v:path gradientshapeok="t" o:connecttype="rect"/>
                </v:shapetype>
                <v:shape id="TextBox 9" o:spid="_x0000_s1030" type="#_x0000_t202" style="position:absolute;left:8070;top:8656;width:412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" filled="f" stroked="f">
                  <v:textbo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v:textbox>
                </v:shape>
                <v:shape id="TextBox 10" o:spid="_x0000_s1031" type="#_x0000_t202" style="position:absolute;left:8070;top:13712;width:4757;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" filled="f" stroked="f">
                  <v:textbo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v:textbox>
                </v:shape>
                <v:shape id="TextBox 11" o:spid="_x0000_s1032" type="#_x0000_t202" style="position:absolute;left:8327;top:17405;width:361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" filled="f" stroked="f">
                  <v:textbo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v:textbox>
                </v:shape>
              </v:group>
            </w:pict>
          </mc:Fallback>
        </mc:AlternateContent>
      </w:r>
    </w:p>
    <w:p w14:paraId="55593019" w14:textId="030DCB0F" w:rsidR="002304D0" w:rsidRDefault="002304D0" w:rsidP="002304D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Methods and Results</w:t>
      </w:r>
    </w:p>
    <w:p w14:paraId="1617B3F2" w14:textId="3824A634" w:rsidR="0080721C"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To look for such quantum phenomena, we first measured the</w:t>
      </w:r>
      <w:r w:rsidR="00FD6B3F">
        <w:rPr>
          <w:rFonts w:ascii="Times New Roman" w:eastAsia="Times New Roman" w:hAnsi="Times New Roman" w:cs="Times New Roman"/>
          <w:color w:val="000000"/>
          <w:kern w:val="0"/>
          <w:sz w:val="24"/>
          <w:szCs w:val="24"/>
          <w14:ligatures w14:val="none"/>
        </w:rPr>
        <w:t xml:space="preserve"> terahertz response of </w:t>
      </w:r>
      <w:proofErr w:type="spellStart"/>
      <w:r w:rsidR="005B6356" w:rsidRPr="001C1E50">
        <w:rPr>
          <w:rFonts w:ascii="Times New Roman" w:eastAsia="Times New Roman" w:hAnsi="Times New Roman" w:cs="Times New Roman"/>
          <w:color w:val="000000"/>
          <w:kern w:val="0"/>
          <w:sz w:val="24"/>
          <w:szCs w:val="24"/>
          <w14:ligatures w14:val="none"/>
        </w:rPr>
        <w:t>Sr₂CuO</w:t>
      </w:r>
      <w:proofErr w:type="spellEnd"/>
      <w:r w:rsidR="005B6356" w:rsidRPr="001C1E50">
        <w:rPr>
          <w:rFonts w:ascii="Times New Roman" w:eastAsia="Times New Roman" w:hAnsi="Times New Roman" w:cs="Times New Roman"/>
          <w:color w:val="000000"/>
          <w:kern w:val="0"/>
          <w:sz w:val="24"/>
          <w:szCs w:val="24"/>
          <w14:ligatures w14:val="none"/>
        </w:rPr>
        <w:t xml:space="preserve">₃ </w:t>
      </w:r>
      <w:r w:rsidRPr="001C1E50">
        <w:rPr>
          <w:rFonts w:ascii="Times New Roman" w:eastAsia="Times New Roman" w:hAnsi="Times New Roman" w:cs="Times New Roman"/>
          <w:color w:val="000000"/>
          <w:kern w:val="0"/>
          <w:sz w:val="24"/>
          <w:szCs w:val="24"/>
          <w14:ligatures w14:val="none"/>
        </w:rPr>
        <w:t xml:space="preserve">in </w:t>
      </w:r>
      <w:r w:rsidR="00FD6B3F">
        <w:rPr>
          <w:rFonts w:ascii="Times New Roman" w:eastAsia="Times New Roman" w:hAnsi="Times New Roman" w:cs="Times New Roman"/>
          <w:color w:val="000000"/>
          <w:kern w:val="0"/>
          <w:sz w:val="24"/>
          <w:szCs w:val="24"/>
          <w14:ligatures w14:val="none"/>
        </w:rPr>
        <w:t xml:space="preserve">static </w:t>
      </w:r>
      <w:r w:rsidRPr="001C1E50">
        <w:rPr>
          <w:rFonts w:ascii="Times New Roman" w:eastAsia="Times New Roman" w:hAnsi="Times New Roman" w:cs="Times New Roman"/>
          <w:color w:val="000000"/>
          <w:kern w:val="0"/>
          <w:sz w:val="24"/>
          <w:szCs w:val="24"/>
          <w14:ligatures w14:val="none"/>
        </w:rPr>
        <w:t>transmission</w:t>
      </w:r>
      <w:r w:rsidR="00721708">
        <w:rPr>
          <w:rFonts w:ascii="Times New Roman" w:eastAsia="Times New Roman" w:hAnsi="Times New Roman" w:cs="Times New Roman"/>
          <w:color w:val="000000"/>
          <w:kern w:val="0"/>
          <w:sz w:val="24"/>
          <w:szCs w:val="24"/>
          <w14:ligatures w14:val="none"/>
        </w:rPr>
        <w:t>, meaning that the material is not excited by an initial laser pulse</w:t>
      </w:r>
      <w:r w:rsidR="00A8342E">
        <w:rPr>
          <w:rFonts w:ascii="Times New Roman" w:eastAsia="Times New Roman" w:hAnsi="Times New Roman" w:cs="Times New Roman"/>
          <w:color w:val="000000"/>
          <w:kern w:val="0"/>
          <w:sz w:val="24"/>
          <w:szCs w:val="24"/>
          <w14:ligatures w14:val="none"/>
        </w:rPr>
        <w:t xml:space="preserve"> i.e. without</w:t>
      </w:r>
      <w:r w:rsidR="00095564">
        <w:rPr>
          <w:rFonts w:ascii="Times New Roman" w:eastAsia="Times New Roman" w:hAnsi="Times New Roman" w:cs="Times New Roman"/>
          <w:color w:val="000000"/>
          <w:kern w:val="0"/>
          <w:sz w:val="24"/>
          <w:szCs w:val="24"/>
          <w14:ligatures w14:val="none"/>
        </w:rPr>
        <w:t xml:space="preserve"> </w:t>
      </w:r>
      <w:r w:rsidR="000D5367">
        <w:rPr>
          <w:rFonts w:ascii="Times New Roman" w:eastAsia="Times New Roman" w:hAnsi="Times New Roman" w:cs="Times New Roman"/>
          <w:color w:val="000000"/>
          <w:kern w:val="0"/>
          <w:sz w:val="24"/>
          <w:szCs w:val="24"/>
          <w14:ligatures w14:val="none"/>
        </w:rPr>
        <w:t xml:space="preserve">the </w:t>
      </w:r>
      <w:r w:rsidR="00095564">
        <w:rPr>
          <w:rFonts w:ascii="Times New Roman" w:eastAsia="Times New Roman" w:hAnsi="Times New Roman" w:cs="Times New Roman"/>
          <w:color w:val="000000"/>
          <w:kern w:val="0"/>
          <w:sz w:val="24"/>
          <w:szCs w:val="24"/>
          <w14:ligatures w14:val="none"/>
        </w:rPr>
        <w:t>photo-doping</w:t>
      </w:r>
      <w:r w:rsidR="000D5367">
        <w:rPr>
          <w:rFonts w:ascii="Times New Roman" w:eastAsia="Times New Roman" w:hAnsi="Times New Roman" w:cs="Times New Roman"/>
          <w:color w:val="000000"/>
          <w:kern w:val="0"/>
          <w:sz w:val="24"/>
          <w:szCs w:val="24"/>
          <w14:ligatures w14:val="none"/>
        </w:rPr>
        <w:t xml:space="preserve"> process shown in Fig. 2</w:t>
      </w:r>
      <w:r w:rsidR="00721708" w:rsidRPr="001C1E50">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7CAEF80A" w14:textId="425046FC" w:rsidR="00631310" w:rsidRDefault="0080721C" w:rsidP="00B378B7">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Terahertz light cannot be produced directly by a laser</w:t>
      </w:r>
      <w:r w:rsidR="007144EA">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EA3C3B">
        <w:rPr>
          <w:rFonts w:ascii="Times New Roman" w:eastAsia="Times New Roman" w:hAnsi="Times New Roman" w:cs="Times New Roman"/>
          <w:color w:val="000000"/>
          <w:kern w:val="0"/>
          <w:sz w:val="24"/>
          <w:szCs w:val="24"/>
          <w14:ligatures w14:val="none"/>
        </w:rPr>
        <w:t>so</w:t>
      </w:r>
      <w:r>
        <w:rPr>
          <w:rFonts w:ascii="Times New Roman" w:eastAsia="Times New Roman" w:hAnsi="Times New Roman" w:cs="Times New Roman"/>
          <w:color w:val="000000"/>
          <w:kern w:val="0"/>
          <w:sz w:val="24"/>
          <w:szCs w:val="24"/>
          <w14:ligatures w14:val="none"/>
        </w:rPr>
        <w:t xml:space="preserve"> we </w:t>
      </w:r>
      <w:r w:rsidR="00D81BC0">
        <w:rPr>
          <w:rFonts w:ascii="Times New Roman" w:eastAsia="Times New Roman" w:hAnsi="Times New Roman" w:cs="Times New Roman"/>
          <w:color w:val="000000"/>
          <w:kern w:val="0"/>
          <w:sz w:val="24"/>
          <w:szCs w:val="24"/>
          <w14:ligatures w14:val="none"/>
        </w:rPr>
        <w:t>generated</w:t>
      </w:r>
      <w:r>
        <w:rPr>
          <w:rFonts w:ascii="Times New Roman" w:eastAsia="Times New Roman" w:hAnsi="Times New Roman" w:cs="Times New Roman"/>
          <w:color w:val="000000"/>
          <w:kern w:val="0"/>
          <w:sz w:val="24"/>
          <w:szCs w:val="24"/>
          <w14:ligatures w14:val="none"/>
        </w:rPr>
        <w:t xml:space="preserve"> it through other mechanisms</w:t>
      </w:r>
      <w:r w:rsidR="007248F2">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3</w:t>
      </w:r>
      <w:r w:rsidR="007248F2">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In the Hsieh lab, t</w:t>
      </w:r>
      <w:r w:rsidR="00FD6B3F">
        <w:rPr>
          <w:rFonts w:ascii="Times New Roman" w:eastAsia="Times New Roman" w:hAnsi="Times New Roman" w:cs="Times New Roman"/>
          <w:color w:val="000000"/>
          <w:kern w:val="0"/>
          <w:sz w:val="24"/>
          <w:szCs w:val="24"/>
          <w14:ligatures w14:val="none"/>
        </w:rPr>
        <w:t xml:space="preserve">he </w:t>
      </w:r>
      <w:r w:rsidR="008A5C42">
        <w:rPr>
          <w:rFonts w:ascii="Times New Roman" w:eastAsia="Times New Roman" w:hAnsi="Times New Roman" w:cs="Times New Roman"/>
          <w:color w:val="000000"/>
          <w:kern w:val="0"/>
          <w:sz w:val="24"/>
          <w:szCs w:val="24"/>
          <w14:ligatures w14:val="none"/>
        </w:rPr>
        <w:t>terahertz</w:t>
      </w:r>
      <w:r w:rsidR="008B2101">
        <w:rPr>
          <w:rFonts w:ascii="Times New Roman" w:eastAsia="Times New Roman" w:hAnsi="Times New Roman" w:cs="Times New Roman"/>
          <w:color w:val="000000"/>
          <w:kern w:val="0"/>
          <w:sz w:val="24"/>
          <w:szCs w:val="24"/>
          <w14:ligatures w14:val="none"/>
        </w:rPr>
        <w:t xml:space="preserve"> light is generate</w:t>
      </w:r>
      <w:r w:rsidR="00423878">
        <w:rPr>
          <w:rFonts w:ascii="Times New Roman" w:eastAsia="Times New Roman" w:hAnsi="Times New Roman" w:cs="Times New Roman"/>
          <w:color w:val="000000"/>
          <w:kern w:val="0"/>
          <w:sz w:val="24"/>
          <w:szCs w:val="24"/>
          <w14:ligatures w14:val="none"/>
        </w:rPr>
        <w:t>d</w:t>
      </w:r>
      <w:r w:rsidR="008B2101">
        <w:rPr>
          <w:rFonts w:ascii="Times New Roman" w:eastAsia="Times New Roman" w:hAnsi="Times New Roman" w:cs="Times New Roman"/>
          <w:color w:val="000000"/>
          <w:kern w:val="0"/>
          <w:sz w:val="24"/>
          <w:szCs w:val="24"/>
          <w14:ligatures w14:val="none"/>
        </w:rPr>
        <w:t xml:space="preserve"> through a nonlinear optical response of the original laser light with a </w:t>
      </w:r>
      <w:proofErr w:type="spellStart"/>
      <w:r w:rsidR="008B2101">
        <w:rPr>
          <w:rFonts w:ascii="Times New Roman" w:eastAsia="Times New Roman" w:hAnsi="Times New Roman" w:cs="Times New Roman"/>
          <w:color w:val="000000"/>
          <w:kern w:val="0"/>
          <w:sz w:val="24"/>
          <w:szCs w:val="24"/>
          <w14:ligatures w14:val="none"/>
        </w:rPr>
        <w:t>ZnTe</w:t>
      </w:r>
      <w:proofErr w:type="spellEnd"/>
      <w:r w:rsidR="008B2101">
        <w:rPr>
          <w:rFonts w:ascii="Times New Roman" w:eastAsia="Times New Roman" w:hAnsi="Times New Roman" w:cs="Times New Roman"/>
          <w:color w:val="000000"/>
          <w:kern w:val="0"/>
          <w:sz w:val="24"/>
          <w:szCs w:val="24"/>
          <w14:ligatures w14:val="none"/>
        </w:rPr>
        <w:t xml:space="preserve"> crystal</w:t>
      </w:r>
      <w:r>
        <w:rPr>
          <w:rFonts w:ascii="Times New Roman" w:eastAsia="Times New Roman" w:hAnsi="Times New Roman" w:cs="Times New Roman"/>
          <w:color w:val="000000"/>
          <w:kern w:val="0"/>
          <w:sz w:val="24"/>
          <w:szCs w:val="24"/>
          <w14:ligatures w14:val="none"/>
        </w:rPr>
        <w:t xml:space="preserve">. </w:t>
      </w:r>
      <w:r w:rsidR="002601DF">
        <w:rPr>
          <w:rFonts w:ascii="Times New Roman" w:eastAsia="Times New Roman" w:hAnsi="Times New Roman" w:cs="Times New Roman"/>
          <w:color w:val="000000"/>
          <w:kern w:val="0"/>
          <w:sz w:val="24"/>
          <w:szCs w:val="24"/>
          <w14:ligatures w14:val="none"/>
        </w:rPr>
        <w:t xml:space="preserve">The terahertz light passes through the sample, the </w:t>
      </w:r>
      <w:proofErr w:type="spellStart"/>
      <w:r w:rsidR="002601DF" w:rsidRPr="001C1E50">
        <w:rPr>
          <w:rFonts w:ascii="Times New Roman" w:eastAsia="Times New Roman" w:hAnsi="Times New Roman" w:cs="Times New Roman"/>
          <w:color w:val="000000"/>
          <w:kern w:val="0"/>
          <w:sz w:val="24"/>
          <w:szCs w:val="24"/>
          <w14:ligatures w14:val="none"/>
        </w:rPr>
        <w:t>Sr₂CuO</w:t>
      </w:r>
      <w:proofErr w:type="spellEnd"/>
      <w:r w:rsidR="002601DF" w:rsidRPr="001C1E50">
        <w:rPr>
          <w:rFonts w:ascii="Times New Roman" w:eastAsia="Times New Roman" w:hAnsi="Times New Roman" w:cs="Times New Roman"/>
          <w:color w:val="000000"/>
          <w:kern w:val="0"/>
          <w:sz w:val="24"/>
          <w:szCs w:val="24"/>
          <w14:ligatures w14:val="none"/>
        </w:rPr>
        <w:t>₃</w:t>
      </w:r>
      <w:r w:rsidR="002601DF">
        <w:rPr>
          <w:rFonts w:ascii="Times New Roman" w:eastAsia="Times New Roman" w:hAnsi="Times New Roman" w:cs="Times New Roman"/>
          <w:color w:val="000000"/>
          <w:kern w:val="0"/>
          <w:sz w:val="24"/>
          <w:szCs w:val="24"/>
          <w14:ligatures w14:val="none"/>
        </w:rPr>
        <w:t xml:space="preserve"> material in this case, before</w:t>
      </w:r>
      <w:r w:rsidR="0058613A">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going</w:t>
      </w:r>
      <w:r w:rsidR="0058613A">
        <w:rPr>
          <w:rFonts w:ascii="Times New Roman" w:eastAsia="Times New Roman" w:hAnsi="Times New Roman" w:cs="Times New Roman"/>
          <w:color w:val="000000"/>
          <w:kern w:val="0"/>
          <w:sz w:val="24"/>
          <w:szCs w:val="24"/>
          <w14:ligatures w14:val="none"/>
        </w:rPr>
        <w:t xml:space="preserve"> through a second </w:t>
      </w:r>
      <w:proofErr w:type="spellStart"/>
      <w:r w:rsidR="0058613A">
        <w:rPr>
          <w:rFonts w:ascii="Times New Roman" w:eastAsia="Times New Roman" w:hAnsi="Times New Roman" w:cs="Times New Roman"/>
          <w:color w:val="000000"/>
          <w:kern w:val="0"/>
          <w:sz w:val="24"/>
          <w:szCs w:val="24"/>
          <w14:ligatures w14:val="none"/>
        </w:rPr>
        <w:t>ZnTe</w:t>
      </w:r>
      <w:proofErr w:type="spellEnd"/>
      <w:r w:rsidR="0058613A">
        <w:rPr>
          <w:rFonts w:ascii="Times New Roman" w:eastAsia="Times New Roman" w:hAnsi="Times New Roman" w:cs="Times New Roman"/>
          <w:color w:val="000000"/>
          <w:kern w:val="0"/>
          <w:sz w:val="24"/>
          <w:szCs w:val="24"/>
          <w14:ligatures w14:val="none"/>
        </w:rPr>
        <w:t xml:space="preserve"> crystal. The</w:t>
      </w:r>
      <w:r w:rsidR="00E33A29">
        <w:rPr>
          <w:rFonts w:ascii="Times New Roman" w:eastAsia="Times New Roman" w:hAnsi="Times New Roman" w:cs="Times New Roman"/>
          <w:color w:val="000000"/>
          <w:kern w:val="0"/>
          <w:sz w:val="24"/>
          <w:szCs w:val="24"/>
          <w14:ligatures w14:val="none"/>
        </w:rPr>
        <w:t xml:space="preserve"> interaction of the terahertz light and the </w:t>
      </w:r>
      <w:r w:rsidR="005B6DC4">
        <w:rPr>
          <w:rFonts w:ascii="Times New Roman" w:eastAsia="Times New Roman" w:hAnsi="Times New Roman" w:cs="Times New Roman"/>
          <w:color w:val="000000"/>
          <w:kern w:val="0"/>
          <w:sz w:val="24"/>
          <w:szCs w:val="24"/>
          <w14:ligatures w14:val="none"/>
        </w:rPr>
        <w:t xml:space="preserve">second </w:t>
      </w:r>
      <w:proofErr w:type="spellStart"/>
      <w:r w:rsidR="005B6DC4">
        <w:rPr>
          <w:rFonts w:ascii="Times New Roman" w:eastAsia="Times New Roman" w:hAnsi="Times New Roman" w:cs="Times New Roman"/>
          <w:color w:val="000000"/>
          <w:kern w:val="0"/>
          <w:sz w:val="24"/>
          <w:szCs w:val="24"/>
          <w14:ligatures w14:val="none"/>
        </w:rPr>
        <w:t>ZnTe</w:t>
      </w:r>
      <w:proofErr w:type="spellEnd"/>
      <w:r w:rsidR="00721708">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 xml:space="preserve">crystal </w:t>
      </w:r>
      <w:r w:rsidR="00721708">
        <w:rPr>
          <w:rFonts w:ascii="Times New Roman" w:eastAsia="Times New Roman" w:hAnsi="Times New Roman" w:cs="Times New Roman"/>
          <w:color w:val="000000"/>
          <w:kern w:val="0"/>
          <w:sz w:val="24"/>
          <w:szCs w:val="24"/>
          <w14:ligatures w14:val="none"/>
        </w:rPr>
        <w:t>provides infor</w:t>
      </w:r>
      <w:r w:rsidR="007127EE">
        <w:rPr>
          <w:rFonts w:ascii="Times New Roman" w:eastAsia="Times New Roman" w:hAnsi="Times New Roman" w:cs="Times New Roman"/>
          <w:color w:val="000000"/>
          <w:kern w:val="0"/>
          <w:sz w:val="24"/>
          <w:szCs w:val="24"/>
          <w14:ligatures w14:val="none"/>
        </w:rPr>
        <w:t>mation on any absorptions</w:t>
      </w:r>
      <w:r w:rsidR="00721708">
        <w:rPr>
          <w:rFonts w:ascii="Times New Roman" w:eastAsia="Times New Roman" w:hAnsi="Times New Roman" w:cs="Times New Roman"/>
          <w:color w:val="000000"/>
          <w:kern w:val="0"/>
          <w:sz w:val="24"/>
          <w:szCs w:val="24"/>
          <w14:ligatures w14:val="none"/>
        </w:rPr>
        <w:t xml:space="preserve"> </w:t>
      </w:r>
      <w:r w:rsidR="005B6DC4">
        <w:rPr>
          <w:rFonts w:ascii="Times New Roman" w:eastAsia="Times New Roman" w:hAnsi="Times New Roman" w:cs="Times New Roman"/>
          <w:color w:val="000000"/>
          <w:kern w:val="0"/>
          <w:sz w:val="24"/>
          <w:szCs w:val="24"/>
          <w14:ligatures w14:val="none"/>
        </w:rPr>
        <w:t xml:space="preserve">that occurred in </w:t>
      </w:r>
      <w:proofErr w:type="spellStart"/>
      <w:r w:rsidR="005B6DC4" w:rsidRPr="001C1E50">
        <w:rPr>
          <w:rFonts w:ascii="Times New Roman" w:eastAsia="Times New Roman" w:hAnsi="Times New Roman" w:cs="Times New Roman"/>
          <w:color w:val="000000"/>
          <w:kern w:val="0"/>
          <w:sz w:val="24"/>
          <w:szCs w:val="24"/>
          <w14:ligatures w14:val="none"/>
        </w:rPr>
        <w:t>Sr₂CuO</w:t>
      </w:r>
      <w:proofErr w:type="spellEnd"/>
      <w:r w:rsidR="005B6DC4" w:rsidRPr="001C1E50">
        <w:rPr>
          <w:rFonts w:ascii="Times New Roman" w:eastAsia="Times New Roman" w:hAnsi="Times New Roman" w:cs="Times New Roman"/>
          <w:color w:val="000000"/>
          <w:kern w:val="0"/>
          <w:sz w:val="24"/>
          <w:szCs w:val="24"/>
          <w14:ligatures w14:val="none"/>
        </w:rPr>
        <w:t>₃</w:t>
      </w:r>
      <w:r w:rsidR="005B6DC4">
        <w:rPr>
          <w:rFonts w:ascii="Times New Roman" w:eastAsia="Times New Roman" w:hAnsi="Times New Roman" w:cs="Times New Roman"/>
          <w:color w:val="000000"/>
          <w:kern w:val="0"/>
          <w:sz w:val="24"/>
          <w:szCs w:val="24"/>
          <w14:ligatures w14:val="none"/>
        </w:rPr>
        <w:t xml:space="preserve"> </w:t>
      </w:r>
      <w:r w:rsidR="00E105BD">
        <w:rPr>
          <w:rFonts w:ascii="Times New Roman" w:eastAsia="Times New Roman" w:hAnsi="Times New Roman" w:cs="Times New Roman"/>
          <w:color w:val="000000"/>
          <w:kern w:val="0"/>
          <w:sz w:val="24"/>
          <w:szCs w:val="24"/>
          <w14:ligatures w14:val="none"/>
        </w:rPr>
        <w:t>in the terahertz regime</w:t>
      </w:r>
      <w:r w:rsidR="007248F2">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3</w:t>
      </w:r>
      <w:r w:rsidR="007248F2">
        <w:rPr>
          <w:rFonts w:ascii="Times New Roman" w:eastAsia="Times New Roman" w:hAnsi="Times New Roman" w:cs="Times New Roman"/>
          <w:color w:val="000000"/>
          <w:kern w:val="0"/>
          <w:sz w:val="24"/>
          <w:szCs w:val="24"/>
          <w14:ligatures w14:val="none"/>
        </w:rPr>
        <w:t>]</w:t>
      </w:r>
      <w:r w:rsidR="008E6E27">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 xml:space="preserve">These measurements are conducted to 1) explore the low energy properties intrinsic to the material and 2) distinguish the photo-induced effects from the material’s </w:t>
      </w:r>
      <w:r w:rsidR="00721708">
        <w:rPr>
          <w:rFonts w:ascii="Times New Roman" w:eastAsia="Times New Roman" w:hAnsi="Times New Roman" w:cs="Times New Roman"/>
          <w:color w:val="000000"/>
          <w:kern w:val="0"/>
          <w:sz w:val="24"/>
          <w:szCs w:val="24"/>
          <w14:ligatures w14:val="none"/>
        </w:rPr>
        <w:t>steady state</w:t>
      </w:r>
      <w:r w:rsidR="00A308E4">
        <w:rPr>
          <w:rFonts w:ascii="Times New Roman" w:eastAsia="Times New Roman" w:hAnsi="Times New Roman" w:cs="Times New Roman"/>
          <w:color w:val="000000"/>
          <w:kern w:val="0"/>
          <w:sz w:val="24"/>
          <w:szCs w:val="24"/>
          <w14:ligatures w14:val="none"/>
        </w:rPr>
        <w:t xml:space="preserve"> </w:t>
      </w:r>
      <w:r w:rsidR="00A8342E">
        <w:rPr>
          <w:rFonts w:ascii="Times New Roman" w:eastAsia="Times New Roman" w:hAnsi="Times New Roman" w:cs="Times New Roman"/>
          <w:color w:val="000000"/>
          <w:kern w:val="0"/>
          <w:sz w:val="24"/>
          <w:szCs w:val="24"/>
          <w14:ligatures w14:val="none"/>
        </w:rPr>
        <w:t xml:space="preserve">for </w:t>
      </w:r>
      <w:r w:rsidR="00A308E4">
        <w:rPr>
          <w:rFonts w:ascii="Times New Roman" w:eastAsia="Times New Roman" w:hAnsi="Times New Roman" w:cs="Times New Roman"/>
          <w:color w:val="000000"/>
          <w:kern w:val="0"/>
          <w:sz w:val="24"/>
          <w:szCs w:val="24"/>
          <w14:ligatures w14:val="none"/>
        </w:rPr>
        <w:t xml:space="preserve">when we later </w:t>
      </w:r>
      <w:r w:rsidR="00E105BD">
        <w:rPr>
          <w:rFonts w:ascii="Times New Roman" w:eastAsia="Times New Roman" w:hAnsi="Times New Roman" w:cs="Times New Roman"/>
          <w:color w:val="000000"/>
          <w:kern w:val="0"/>
          <w:sz w:val="24"/>
          <w:szCs w:val="24"/>
          <w14:ligatures w14:val="none"/>
        </w:rPr>
        <w:t>photo-dope</w:t>
      </w:r>
      <w:r w:rsidR="00A308E4">
        <w:rPr>
          <w:rFonts w:ascii="Times New Roman" w:eastAsia="Times New Roman" w:hAnsi="Times New Roman" w:cs="Times New Roman"/>
          <w:color w:val="000000"/>
          <w:kern w:val="0"/>
          <w:sz w:val="24"/>
          <w:szCs w:val="24"/>
          <w14:ligatures w14:val="none"/>
        </w:rPr>
        <w:t xml:space="preserve"> the material</w:t>
      </w:r>
      <w:r w:rsidR="001C1E50" w:rsidRPr="001C1E50">
        <w:rPr>
          <w:rFonts w:ascii="Times New Roman" w:eastAsia="Times New Roman" w:hAnsi="Times New Roman" w:cs="Times New Roman"/>
          <w:color w:val="000000"/>
          <w:kern w:val="0"/>
          <w:sz w:val="24"/>
          <w:szCs w:val="24"/>
          <w14:ligatures w14:val="none"/>
        </w:rPr>
        <w:t>.</w:t>
      </w:r>
    </w:p>
    <w:p w14:paraId="0F61DC8D" w14:textId="77777777" w:rsidR="00B378B7" w:rsidRPr="00B378B7" w:rsidRDefault="00B378B7" w:rsidP="00B378B7">
      <w:pPr>
        <w:spacing w:after="0" w:line="240" w:lineRule="auto"/>
        <w:ind w:firstLine="720"/>
        <w:rPr>
          <w:rFonts w:ascii="Times New Roman" w:eastAsia="Times New Roman" w:hAnsi="Times New Roman" w:cs="Times New Roman"/>
          <w:color w:val="000000"/>
          <w:kern w:val="0"/>
          <w:sz w:val="24"/>
          <w:szCs w:val="24"/>
          <w14:ligatures w14:val="none"/>
        </w:rPr>
      </w:pPr>
    </w:p>
    <w:p w14:paraId="13CC8308" w14:textId="621750B8" w:rsidR="001C1E50" w:rsidRPr="001C1E50" w:rsidRDefault="00B378B7"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14:ligatures w14:val="none"/>
        </w:rPr>
        <w:drawing>
          <wp:inline distT="0" distB="0" distL="0" distR="0" wp14:anchorId="338087D9" wp14:editId="7B5A30B1">
            <wp:extent cx="2819400" cy="1947015"/>
            <wp:effectExtent l="0" t="0" r="0" b="0"/>
            <wp:docPr id="1148331967" name="Picture 1" descr="A diagram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1967" name="Picture 1" descr="A diagram of a samp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9712" cy="1961042"/>
                    </a:xfrm>
                    <a:prstGeom prst="rect">
                      <a:avLst/>
                    </a:prstGeom>
                    <a:noFill/>
                    <a:ln>
                      <a:noFill/>
                    </a:ln>
                  </pic:spPr>
                </pic:pic>
              </a:graphicData>
            </a:graphic>
          </wp:inline>
        </w:drawing>
      </w:r>
    </w:p>
    <w:p w14:paraId="27CB9716" w14:textId="6BE68369"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095564">
        <w:rPr>
          <w:rFonts w:ascii="Times New Roman" w:eastAsia="Times New Roman" w:hAnsi="Times New Roman" w:cs="Times New Roman"/>
          <w:color w:val="000000"/>
          <w:kern w:val="0"/>
          <w:sz w:val="24"/>
          <w:szCs w:val="24"/>
          <w14:ligatures w14:val="none"/>
        </w:rPr>
        <w:t>3</w:t>
      </w:r>
      <w:r w:rsidRPr="001C1E50">
        <w:rPr>
          <w:rFonts w:ascii="Times New Roman" w:eastAsia="Times New Roman" w:hAnsi="Times New Roman" w:cs="Times New Roman"/>
          <w:color w:val="000000"/>
          <w:kern w:val="0"/>
          <w:sz w:val="24"/>
          <w:szCs w:val="24"/>
          <w14:ligatures w14:val="none"/>
        </w:rPr>
        <w:t>: Static Transmission Layout</w:t>
      </w:r>
      <w:r w:rsidR="005600FF">
        <w:rPr>
          <w:rFonts w:ascii="Times New Roman" w:eastAsia="Times New Roman" w:hAnsi="Times New Roman" w:cs="Times New Roman"/>
          <w:color w:val="000000"/>
          <w:kern w:val="0"/>
          <w:sz w:val="24"/>
          <w:szCs w:val="24"/>
          <w14:ligatures w14:val="none"/>
        </w:rPr>
        <w:t xml:space="preserve"> [4]</w:t>
      </w:r>
      <w:r w:rsidRPr="001C1E50">
        <w:rPr>
          <w:rFonts w:ascii="Times New Roman" w:eastAsia="Times New Roman" w:hAnsi="Times New Roman" w:cs="Times New Roman"/>
          <w:color w:val="000000"/>
          <w:kern w:val="0"/>
          <w:sz w:val="24"/>
          <w:szCs w:val="24"/>
          <w14:ligatures w14:val="none"/>
        </w:rPr>
        <w:t>. The beam is separated into two paths by a beam splitter</w:t>
      </w:r>
      <w:r w:rsidR="005B157F">
        <w:rPr>
          <w:rFonts w:ascii="Times New Roman" w:eastAsia="Times New Roman" w:hAnsi="Times New Roman" w:cs="Times New Roman"/>
          <w:color w:val="000000"/>
          <w:kern w:val="0"/>
          <w:sz w:val="24"/>
          <w:szCs w:val="24"/>
          <w14:ligatures w14:val="none"/>
        </w:rPr>
        <w:t xml:space="preserve"> </w:t>
      </w:r>
      <w:commentRangeStart w:id="10"/>
      <w:r w:rsidR="005B157F">
        <w:rPr>
          <w:rFonts w:ascii="Times New Roman" w:eastAsia="Times New Roman" w:hAnsi="Times New Roman" w:cs="Times New Roman"/>
          <w:color w:val="000000"/>
          <w:kern w:val="0"/>
          <w:sz w:val="24"/>
          <w:szCs w:val="24"/>
          <w14:ligatures w14:val="none"/>
        </w:rPr>
        <w:t>labeled BS</w:t>
      </w:r>
      <w:commentRangeEnd w:id="10"/>
      <w:r w:rsidR="000D5367">
        <w:rPr>
          <w:rStyle w:val="CommentReference"/>
        </w:rPr>
        <w:commentReference w:id="10"/>
      </w:r>
      <w:r w:rsidRPr="001C1E50">
        <w:rPr>
          <w:rFonts w:ascii="Times New Roman" w:eastAsia="Times New Roman" w:hAnsi="Times New Roman" w:cs="Times New Roman"/>
          <w:color w:val="000000"/>
          <w:kern w:val="0"/>
          <w:sz w:val="24"/>
          <w:szCs w:val="24"/>
          <w14:ligatures w14:val="none"/>
        </w:rPr>
        <w:t xml:space="preserve">. One beam reflects off several mirrors and is transmitted through the sample. The other beam detects the </w:t>
      </w:r>
      <w:r w:rsidR="007B1CD4">
        <w:rPr>
          <w:rFonts w:ascii="Times New Roman" w:eastAsia="Times New Roman" w:hAnsi="Times New Roman" w:cs="Times New Roman"/>
          <w:color w:val="000000"/>
          <w:kern w:val="0"/>
          <w:sz w:val="24"/>
          <w:szCs w:val="24"/>
          <w14:ligatures w14:val="none"/>
        </w:rPr>
        <w:t>terahertz response of</w:t>
      </w:r>
      <w:r w:rsidRPr="001C1E50">
        <w:rPr>
          <w:rFonts w:ascii="Times New Roman" w:eastAsia="Times New Roman" w:hAnsi="Times New Roman" w:cs="Times New Roman"/>
          <w:color w:val="000000"/>
          <w:kern w:val="0"/>
          <w:sz w:val="24"/>
          <w:szCs w:val="24"/>
          <w14:ligatures w14:val="none"/>
        </w:rPr>
        <w:t xml:space="preserve"> the material </w:t>
      </w:r>
      <w:r w:rsidR="001B0219">
        <w:rPr>
          <w:rFonts w:ascii="Times New Roman" w:eastAsia="Times New Roman" w:hAnsi="Times New Roman" w:cs="Times New Roman"/>
          <w:color w:val="000000"/>
          <w:kern w:val="0"/>
          <w:sz w:val="24"/>
          <w:szCs w:val="24"/>
          <w14:ligatures w14:val="none"/>
        </w:rPr>
        <w:t>t</w:t>
      </w:r>
      <w:r w:rsidRPr="001C1E50">
        <w:rPr>
          <w:rFonts w:ascii="Times New Roman" w:eastAsia="Times New Roman" w:hAnsi="Times New Roman" w:cs="Times New Roman"/>
          <w:color w:val="000000"/>
          <w:kern w:val="0"/>
          <w:sz w:val="24"/>
          <w:szCs w:val="24"/>
          <w14:ligatures w14:val="none"/>
        </w:rPr>
        <w:t xml:space="preserve">hrough </w:t>
      </w:r>
      <w:r w:rsidR="00DA4B18">
        <w:rPr>
          <w:rFonts w:ascii="Times New Roman" w:eastAsia="Times New Roman" w:hAnsi="Times New Roman" w:cs="Times New Roman"/>
          <w:color w:val="000000"/>
          <w:kern w:val="0"/>
          <w:sz w:val="24"/>
          <w:szCs w:val="24"/>
          <w14:ligatures w14:val="none"/>
        </w:rPr>
        <w:t>its</w:t>
      </w:r>
      <w:r w:rsidRPr="001C1E50">
        <w:rPr>
          <w:rFonts w:ascii="Times New Roman" w:eastAsia="Times New Roman" w:hAnsi="Times New Roman" w:cs="Times New Roman"/>
          <w:color w:val="000000"/>
          <w:kern w:val="0"/>
          <w:sz w:val="24"/>
          <w:szCs w:val="24"/>
          <w14:ligatures w14:val="none"/>
        </w:rPr>
        <w:t xml:space="preserve"> interaction </w:t>
      </w:r>
      <w:r w:rsidR="00DA4B18">
        <w:rPr>
          <w:rFonts w:ascii="Times New Roman" w:eastAsia="Times New Roman" w:hAnsi="Times New Roman" w:cs="Times New Roman"/>
          <w:color w:val="000000"/>
          <w:kern w:val="0"/>
          <w:sz w:val="24"/>
          <w:szCs w:val="24"/>
          <w14:ligatures w14:val="none"/>
        </w:rPr>
        <w:t>with the first</w:t>
      </w:r>
      <w:r w:rsidR="00B378B7">
        <w:rPr>
          <w:rFonts w:ascii="Times New Roman" w:eastAsia="Times New Roman" w:hAnsi="Times New Roman" w:cs="Times New Roman"/>
          <w:color w:val="000000"/>
          <w:kern w:val="0"/>
          <w:sz w:val="24"/>
          <w:szCs w:val="24"/>
          <w14:ligatures w14:val="none"/>
        </w:rPr>
        <w:t xml:space="preserve"> </w:t>
      </w:r>
      <w:r w:rsidRPr="001C1E50">
        <w:rPr>
          <w:rFonts w:ascii="Times New Roman" w:eastAsia="Times New Roman" w:hAnsi="Times New Roman" w:cs="Times New Roman"/>
          <w:color w:val="000000"/>
          <w:kern w:val="0"/>
          <w:sz w:val="24"/>
          <w:szCs w:val="24"/>
          <w14:ligatures w14:val="none"/>
        </w:rPr>
        <w:t xml:space="preserve">beam </w:t>
      </w:r>
      <w:r w:rsidR="005600FF">
        <w:rPr>
          <w:rFonts w:ascii="Times New Roman" w:eastAsia="Times New Roman" w:hAnsi="Times New Roman" w:cs="Times New Roman"/>
          <w:color w:val="000000"/>
          <w:kern w:val="0"/>
          <w:sz w:val="24"/>
          <w:szCs w:val="24"/>
          <w14:ligatures w14:val="none"/>
        </w:rPr>
        <w:t>in</w:t>
      </w:r>
      <w:r w:rsidRPr="001C1E50">
        <w:rPr>
          <w:rFonts w:ascii="Times New Roman" w:eastAsia="Times New Roman" w:hAnsi="Times New Roman" w:cs="Times New Roman"/>
          <w:color w:val="000000"/>
          <w:kern w:val="0"/>
          <w:sz w:val="24"/>
          <w:szCs w:val="24"/>
          <w14:ligatures w14:val="none"/>
        </w:rPr>
        <w:t xml:space="preserve"> the</w:t>
      </w:r>
      <w:r w:rsidR="005600FF">
        <w:rPr>
          <w:rFonts w:ascii="Times New Roman" w:eastAsia="Times New Roman" w:hAnsi="Times New Roman" w:cs="Times New Roman"/>
          <w:color w:val="000000"/>
          <w:kern w:val="0"/>
          <w:sz w:val="24"/>
          <w:szCs w:val="24"/>
          <w14:ligatures w14:val="none"/>
        </w:rPr>
        <w:t xml:space="preserve"> second</w:t>
      </w:r>
      <w:r w:rsidRPr="001C1E50">
        <w:rPr>
          <w:rFonts w:ascii="Times New Roman" w:eastAsia="Times New Roman" w:hAnsi="Times New Roman" w:cs="Times New Roman"/>
          <w:color w:val="000000"/>
          <w:kern w:val="0"/>
          <w:sz w:val="24"/>
          <w:szCs w:val="24"/>
          <w14:ligatures w14:val="none"/>
        </w:rPr>
        <w:t xml:space="preserve"> </w:t>
      </w:r>
      <w:proofErr w:type="spellStart"/>
      <w:r w:rsidRPr="001C1E50">
        <w:rPr>
          <w:rFonts w:ascii="Times New Roman" w:eastAsia="Times New Roman" w:hAnsi="Times New Roman" w:cs="Times New Roman"/>
          <w:color w:val="000000"/>
          <w:kern w:val="0"/>
          <w:sz w:val="24"/>
          <w:szCs w:val="24"/>
          <w14:ligatures w14:val="none"/>
        </w:rPr>
        <w:t>ZnTe</w:t>
      </w:r>
      <w:proofErr w:type="spellEnd"/>
      <w:r w:rsidRPr="001C1E50">
        <w:rPr>
          <w:rFonts w:ascii="Times New Roman" w:eastAsia="Times New Roman" w:hAnsi="Times New Roman" w:cs="Times New Roman"/>
          <w:color w:val="000000"/>
          <w:kern w:val="0"/>
          <w:sz w:val="24"/>
          <w:szCs w:val="24"/>
          <w14:ligatures w14:val="none"/>
        </w:rPr>
        <w:t xml:space="preserve"> crystal before </w:t>
      </w:r>
      <w:r w:rsidR="00DA4B18">
        <w:rPr>
          <w:rFonts w:ascii="Times New Roman" w:eastAsia="Times New Roman" w:hAnsi="Times New Roman" w:cs="Times New Roman"/>
          <w:color w:val="000000"/>
          <w:kern w:val="0"/>
          <w:sz w:val="24"/>
          <w:szCs w:val="24"/>
          <w14:ligatures w14:val="none"/>
        </w:rPr>
        <w:t xml:space="preserve">hitting </w:t>
      </w:r>
      <w:r w:rsidRPr="001C1E50">
        <w:rPr>
          <w:rFonts w:ascii="Times New Roman" w:eastAsia="Times New Roman" w:hAnsi="Times New Roman" w:cs="Times New Roman"/>
          <w:color w:val="000000"/>
          <w:kern w:val="0"/>
          <w:sz w:val="24"/>
          <w:szCs w:val="24"/>
          <w14:ligatures w14:val="none"/>
        </w:rPr>
        <w:t>the detector.</w:t>
      </w:r>
    </w:p>
    <w:p w14:paraId="1FA843BA" w14:textId="214AF011" w:rsidR="00721708"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We measured our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 xml:space="preserve">₃ samples in static transmission using a technique we developed called Rotational Anisotropy Terahertz (RA-THz) spectroscopy. We placed the sample in a rotation mount and measured the THz transmission at different sample orientations. This rotation allowed us to study the </w:t>
      </w:r>
      <w:r w:rsidR="00905919">
        <w:rPr>
          <w:rFonts w:ascii="Times New Roman" w:eastAsia="Times New Roman" w:hAnsi="Times New Roman" w:cs="Times New Roman"/>
          <w:color w:val="000000"/>
          <w:kern w:val="0"/>
          <w:sz w:val="24"/>
          <w:szCs w:val="24"/>
          <w14:ligatures w14:val="none"/>
        </w:rPr>
        <w:t xml:space="preserve">light </w:t>
      </w:r>
      <w:r w:rsidRPr="001C1E50">
        <w:rPr>
          <w:rFonts w:ascii="Times New Roman" w:eastAsia="Times New Roman" w:hAnsi="Times New Roman" w:cs="Times New Roman"/>
          <w:color w:val="000000"/>
          <w:kern w:val="0"/>
          <w:sz w:val="24"/>
          <w:szCs w:val="24"/>
          <w14:ligatures w14:val="none"/>
        </w:rPr>
        <w:t>polarization dependence of phenomena in the sample</w:t>
      </w:r>
      <w:r w:rsidR="00CF4BF7">
        <w:rPr>
          <w:rFonts w:ascii="Times New Roman" w:eastAsia="Times New Roman" w:hAnsi="Times New Roman" w:cs="Times New Roman"/>
          <w:color w:val="000000"/>
          <w:kern w:val="0"/>
          <w:sz w:val="24"/>
          <w:szCs w:val="24"/>
          <w14:ligatures w14:val="none"/>
        </w:rPr>
        <w:t>.</w:t>
      </w:r>
      <w:r w:rsidR="00000AB7">
        <w:rPr>
          <w:rFonts w:ascii="Times New Roman" w:eastAsia="Times New Roman" w:hAnsi="Times New Roman" w:cs="Times New Roman"/>
          <w:color w:val="000000"/>
          <w:kern w:val="0"/>
          <w:sz w:val="24"/>
          <w:szCs w:val="24"/>
          <w14:ligatures w14:val="none"/>
        </w:rPr>
        <w:t xml:space="preserve"> Light is a </w:t>
      </w:r>
      <w:r w:rsidR="00000AB7">
        <w:rPr>
          <w:rFonts w:ascii="Times New Roman" w:eastAsia="Times New Roman" w:hAnsi="Times New Roman" w:cs="Times New Roman"/>
          <w:color w:val="000000"/>
          <w:kern w:val="0"/>
          <w:sz w:val="24"/>
          <w:szCs w:val="24"/>
          <w14:ligatures w14:val="none"/>
        </w:rPr>
        <w:lastRenderedPageBreak/>
        <w:t xml:space="preserve">wave, and hence undergoes oscillations. </w:t>
      </w:r>
      <w:r w:rsidR="009C0534">
        <w:rPr>
          <w:rFonts w:ascii="Times New Roman" w:eastAsia="Times New Roman" w:hAnsi="Times New Roman" w:cs="Times New Roman"/>
          <w:color w:val="000000"/>
          <w:kern w:val="0"/>
          <w:sz w:val="24"/>
          <w:szCs w:val="24"/>
          <w14:ligatures w14:val="none"/>
        </w:rPr>
        <w:t xml:space="preserve">The light is polarized in the direction of the oscillations. </w:t>
      </w:r>
      <w:r w:rsidRPr="001C1E50">
        <w:rPr>
          <w:rFonts w:ascii="Times New Roman" w:eastAsia="Times New Roman" w:hAnsi="Times New Roman" w:cs="Times New Roman"/>
          <w:color w:val="000000"/>
          <w:kern w:val="0"/>
          <w:sz w:val="24"/>
          <w:szCs w:val="24"/>
          <w14:ligatures w14:val="none"/>
        </w:rPr>
        <w:t>Th</w:t>
      </w:r>
      <w:r w:rsidR="009C0534">
        <w:rPr>
          <w:rFonts w:ascii="Times New Roman" w:eastAsia="Times New Roman" w:hAnsi="Times New Roman" w:cs="Times New Roman"/>
          <w:color w:val="000000"/>
          <w:kern w:val="0"/>
          <w:sz w:val="24"/>
          <w:szCs w:val="24"/>
          <w14:ligatures w14:val="none"/>
        </w:rPr>
        <w:t>is</w:t>
      </w:r>
      <w:r w:rsidRPr="001C1E50">
        <w:rPr>
          <w:rFonts w:ascii="Times New Roman" w:eastAsia="Times New Roman" w:hAnsi="Times New Roman" w:cs="Times New Roman"/>
          <w:color w:val="000000"/>
          <w:kern w:val="0"/>
          <w:sz w:val="24"/>
          <w:szCs w:val="24"/>
          <w14:ligatures w14:val="none"/>
        </w:rPr>
        <w:t xml:space="preserve"> </w:t>
      </w:r>
      <w:r w:rsidR="00095C65">
        <w:rPr>
          <w:rFonts w:ascii="Times New Roman" w:eastAsia="Times New Roman" w:hAnsi="Times New Roman" w:cs="Times New Roman"/>
          <w:color w:val="000000"/>
          <w:kern w:val="0"/>
          <w:sz w:val="24"/>
          <w:szCs w:val="24"/>
          <w14:ligatures w14:val="none"/>
        </w:rPr>
        <w:t>direction is</w:t>
      </w:r>
      <w:r w:rsidR="00721708">
        <w:rPr>
          <w:rFonts w:ascii="Times New Roman" w:eastAsia="Times New Roman" w:hAnsi="Times New Roman" w:cs="Times New Roman"/>
          <w:color w:val="000000"/>
          <w:kern w:val="0"/>
          <w:sz w:val="24"/>
          <w:szCs w:val="24"/>
          <w14:ligatures w14:val="none"/>
        </w:rPr>
        <w:t xml:space="preserve"> significant</w:t>
      </w:r>
      <w:r w:rsidRPr="001C1E50">
        <w:rPr>
          <w:rFonts w:ascii="Times New Roman" w:eastAsia="Times New Roman" w:hAnsi="Times New Roman" w:cs="Times New Roman"/>
          <w:color w:val="000000"/>
          <w:kern w:val="0"/>
          <w:sz w:val="24"/>
          <w:szCs w:val="24"/>
          <w14:ligatures w14:val="none"/>
        </w:rPr>
        <w:t xml:space="preserve"> because the</w:t>
      </w:r>
      <w:r w:rsidR="00FD1FAE">
        <w:rPr>
          <w:rFonts w:ascii="Times New Roman" w:eastAsia="Times New Roman" w:hAnsi="Times New Roman" w:cs="Times New Roman"/>
          <w:color w:val="000000"/>
          <w:kern w:val="0"/>
          <w:sz w:val="24"/>
          <w:szCs w:val="24"/>
          <w14:ligatures w14:val="none"/>
        </w:rPr>
        <w:t xml:space="preserve"> axes of </w:t>
      </w:r>
      <w:proofErr w:type="spellStart"/>
      <w:r w:rsidR="00B34BAA" w:rsidRPr="001C1E50">
        <w:rPr>
          <w:rFonts w:ascii="Times New Roman" w:eastAsia="Times New Roman" w:hAnsi="Times New Roman" w:cs="Times New Roman"/>
          <w:color w:val="000000"/>
          <w:kern w:val="0"/>
          <w:sz w:val="24"/>
          <w:szCs w:val="24"/>
          <w14:ligatures w14:val="none"/>
        </w:rPr>
        <w:t>Sr₂CuO</w:t>
      </w:r>
      <w:proofErr w:type="spellEnd"/>
      <w:r w:rsidR="00B34BAA" w:rsidRPr="001C1E50">
        <w:rPr>
          <w:rFonts w:ascii="Times New Roman" w:eastAsia="Times New Roman" w:hAnsi="Times New Roman" w:cs="Times New Roman"/>
          <w:color w:val="000000"/>
          <w:kern w:val="0"/>
          <w:sz w:val="24"/>
          <w:szCs w:val="24"/>
          <w14:ligatures w14:val="none"/>
        </w:rPr>
        <w:t>₃</w:t>
      </w:r>
      <w:r w:rsidR="00B34BAA">
        <w:rPr>
          <w:rFonts w:ascii="Times New Roman" w:eastAsia="Times New Roman" w:hAnsi="Times New Roman" w:cs="Times New Roman"/>
          <w:color w:val="000000"/>
          <w:kern w:val="0"/>
          <w:sz w:val="24"/>
          <w:szCs w:val="24"/>
          <w14:ligatures w14:val="none"/>
        </w:rPr>
        <w:t xml:space="preserve"> </w:t>
      </w:r>
      <w:r w:rsidR="00FD2801">
        <w:rPr>
          <w:rFonts w:ascii="Times New Roman" w:eastAsia="Times New Roman" w:hAnsi="Times New Roman" w:cs="Times New Roman"/>
          <w:color w:val="000000"/>
          <w:kern w:val="0"/>
          <w:sz w:val="24"/>
          <w:szCs w:val="24"/>
          <w14:ligatures w14:val="none"/>
        </w:rPr>
        <w:t xml:space="preserve">have different </w:t>
      </w:r>
      <w:r w:rsidR="00721708">
        <w:rPr>
          <w:rFonts w:ascii="Times New Roman" w:eastAsia="Times New Roman" w:hAnsi="Times New Roman" w:cs="Times New Roman"/>
          <w:color w:val="000000"/>
          <w:kern w:val="0"/>
          <w:sz w:val="24"/>
          <w:szCs w:val="24"/>
          <w14:ligatures w14:val="none"/>
        </w:rPr>
        <w:t>properties</w:t>
      </w:r>
      <w:r w:rsidR="003B0F28">
        <w:rPr>
          <w:rFonts w:ascii="Times New Roman" w:eastAsia="Times New Roman" w:hAnsi="Times New Roman" w:cs="Times New Roman"/>
          <w:color w:val="000000"/>
          <w:kern w:val="0"/>
          <w:sz w:val="24"/>
          <w:szCs w:val="24"/>
          <w14:ligatures w14:val="none"/>
        </w:rPr>
        <w:t>,</w:t>
      </w:r>
      <w:r w:rsidR="008D4E2E">
        <w:rPr>
          <w:rFonts w:ascii="Times New Roman" w:eastAsia="Times New Roman" w:hAnsi="Times New Roman" w:cs="Times New Roman"/>
          <w:color w:val="000000"/>
          <w:kern w:val="0"/>
          <w:sz w:val="24"/>
          <w:szCs w:val="24"/>
          <w14:ligatures w14:val="none"/>
        </w:rPr>
        <w:t xml:space="preserve"> and,</w:t>
      </w:r>
      <w:r w:rsidR="003B0F28">
        <w:rPr>
          <w:rFonts w:ascii="Times New Roman" w:eastAsia="Times New Roman" w:hAnsi="Times New Roman" w:cs="Times New Roman"/>
          <w:color w:val="000000"/>
          <w:kern w:val="0"/>
          <w:sz w:val="24"/>
          <w:szCs w:val="24"/>
          <w14:ligatures w14:val="none"/>
        </w:rPr>
        <w:t xml:space="preserve"> </w:t>
      </w:r>
      <w:r w:rsidR="00FD2801">
        <w:rPr>
          <w:rFonts w:ascii="Times New Roman" w:eastAsia="Times New Roman" w:hAnsi="Times New Roman" w:cs="Times New Roman"/>
          <w:color w:val="000000"/>
          <w:kern w:val="0"/>
          <w:sz w:val="24"/>
          <w:szCs w:val="24"/>
          <w14:ligatures w14:val="none"/>
        </w:rPr>
        <w:t>therefore</w:t>
      </w:r>
      <w:r w:rsidR="008D4E2E">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light’s interaction </w:t>
      </w:r>
      <w:proofErr w:type="spellStart"/>
      <w:r w:rsidRPr="001C1E50">
        <w:rPr>
          <w:rFonts w:ascii="Times New Roman" w:eastAsia="Times New Roman" w:hAnsi="Times New Roman" w:cs="Times New Roman"/>
          <w:color w:val="000000"/>
          <w:kern w:val="0"/>
          <w:sz w:val="24"/>
          <w:szCs w:val="24"/>
          <w14:ligatures w14:val="none"/>
        </w:rPr>
        <w:t>along</w:t>
      </w:r>
      <w:proofErr w:type="spellEnd"/>
      <w:r w:rsidRPr="001C1E50">
        <w:rPr>
          <w:rFonts w:ascii="Times New Roman" w:eastAsia="Times New Roman" w:hAnsi="Times New Roman" w:cs="Times New Roman"/>
          <w:color w:val="000000"/>
          <w:kern w:val="0"/>
          <w:sz w:val="24"/>
          <w:szCs w:val="24"/>
          <w14:ligatures w14:val="none"/>
        </w:rPr>
        <w:t xml:space="preserve"> </w:t>
      </w:r>
      <w:r w:rsidR="003B0F28">
        <w:rPr>
          <w:rFonts w:ascii="Times New Roman" w:eastAsia="Times New Roman" w:hAnsi="Times New Roman" w:cs="Times New Roman"/>
          <w:color w:val="000000"/>
          <w:kern w:val="0"/>
          <w:sz w:val="24"/>
          <w:szCs w:val="24"/>
          <w14:ligatures w14:val="none"/>
        </w:rPr>
        <w:t>various</w:t>
      </w:r>
      <w:r w:rsidRPr="001C1E50">
        <w:rPr>
          <w:rFonts w:ascii="Times New Roman" w:eastAsia="Times New Roman" w:hAnsi="Times New Roman" w:cs="Times New Roman"/>
          <w:color w:val="000000"/>
          <w:kern w:val="0"/>
          <w:sz w:val="24"/>
          <w:szCs w:val="24"/>
          <w14:ligatures w14:val="none"/>
        </w:rPr>
        <w:t xml:space="preserve"> </w:t>
      </w:r>
      <w:r w:rsidR="00A3003A">
        <w:rPr>
          <w:rFonts w:ascii="Times New Roman" w:eastAsia="Times New Roman" w:hAnsi="Times New Roman" w:cs="Times New Roman"/>
          <w:color w:val="000000"/>
          <w:kern w:val="0"/>
          <w:sz w:val="24"/>
          <w:szCs w:val="24"/>
          <w14:ligatures w14:val="none"/>
        </w:rPr>
        <w:t>directions</w:t>
      </w:r>
      <w:r w:rsidRPr="001C1E50">
        <w:rPr>
          <w:rFonts w:ascii="Times New Roman" w:eastAsia="Times New Roman" w:hAnsi="Times New Roman" w:cs="Times New Roman"/>
          <w:color w:val="000000"/>
          <w:kern w:val="0"/>
          <w:sz w:val="24"/>
          <w:szCs w:val="24"/>
          <w14:ligatures w14:val="none"/>
        </w:rPr>
        <w:t xml:space="preserve"> in the material yield</w:t>
      </w:r>
      <w:r w:rsidR="008D4E2E">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unique effects</w:t>
      </w:r>
      <w:r w:rsidR="00210AAA">
        <w:rPr>
          <w:rFonts w:ascii="Times New Roman" w:eastAsia="Times New Roman" w:hAnsi="Times New Roman" w:cs="Times New Roman"/>
          <w:color w:val="000000"/>
          <w:kern w:val="0"/>
          <w:sz w:val="24"/>
          <w:szCs w:val="24"/>
          <w14:ligatures w14:val="none"/>
        </w:rPr>
        <w:t xml:space="preserve">. </w:t>
      </w:r>
      <w:r w:rsidR="003C4A10">
        <w:rPr>
          <w:rFonts w:ascii="Times New Roman" w:eastAsia="Times New Roman" w:hAnsi="Times New Roman" w:cs="Times New Roman"/>
          <w:color w:val="000000"/>
          <w:kern w:val="0"/>
          <w:sz w:val="24"/>
          <w:szCs w:val="24"/>
          <w14:ligatures w14:val="none"/>
        </w:rPr>
        <w:t xml:space="preserve">For example, </w:t>
      </w:r>
      <w:r w:rsidR="00D262F7">
        <w:rPr>
          <w:rFonts w:ascii="Times New Roman" w:eastAsia="Times New Roman" w:hAnsi="Times New Roman" w:cs="Times New Roman"/>
          <w:color w:val="000000"/>
          <w:kern w:val="0"/>
          <w:sz w:val="24"/>
          <w:szCs w:val="24"/>
          <w14:ligatures w14:val="none"/>
        </w:rPr>
        <w:t>the axes have different atoms</w:t>
      </w:r>
      <w:r w:rsidR="001A5A9D">
        <w:rPr>
          <w:rFonts w:ascii="Times New Roman" w:eastAsia="Times New Roman" w:hAnsi="Times New Roman" w:cs="Times New Roman"/>
          <w:color w:val="000000"/>
          <w:kern w:val="0"/>
          <w:sz w:val="24"/>
          <w:szCs w:val="24"/>
          <w14:ligatures w14:val="none"/>
        </w:rPr>
        <w:t xml:space="preserve"> (Fig 1)</w:t>
      </w:r>
      <w:r w:rsidR="001C632C">
        <w:rPr>
          <w:rFonts w:ascii="Times New Roman" w:eastAsia="Times New Roman" w:hAnsi="Times New Roman" w:cs="Times New Roman"/>
          <w:color w:val="000000"/>
          <w:kern w:val="0"/>
          <w:sz w:val="24"/>
          <w:szCs w:val="24"/>
          <w14:ligatures w14:val="none"/>
        </w:rPr>
        <w:t>,</w:t>
      </w:r>
      <w:r w:rsidR="00D262F7">
        <w:rPr>
          <w:rFonts w:ascii="Times New Roman" w:eastAsia="Times New Roman" w:hAnsi="Times New Roman" w:cs="Times New Roman"/>
          <w:color w:val="000000"/>
          <w:kern w:val="0"/>
          <w:sz w:val="24"/>
          <w:szCs w:val="24"/>
          <w14:ligatures w14:val="none"/>
        </w:rPr>
        <w:t xml:space="preserve"> and hence different </w:t>
      </w:r>
      <w:r w:rsidR="00D81BC0">
        <w:rPr>
          <w:rFonts w:ascii="Times New Roman" w:eastAsia="Times New Roman" w:hAnsi="Times New Roman" w:cs="Times New Roman"/>
          <w:color w:val="000000"/>
          <w:kern w:val="0"/>
          <w:sz w:val="24"/>
          <w:szCs w:val="24"/>
          <w14:ligatures w14:val="none"/>
        </w:rPr>
        <w:t xml:space="preserve">atomic </w:t>
      </w:r>
      <w:r w:rsidR="00D262F7">
        <w:rPr>
          <w:rFonts w:ascii="Times New Roman" w:eastAsia="Times New Roman" w:hAnsi="Times New Roman" w:cs="Times New Roman"/>
          <w:color w:val="000000"/>
          <w:kern w:val="0"/>
          <w:sz w:val="24"/>
          <w:szCs w:val="24"/>
          <w14:ligatures w14:val="none"/>
        </w:rPr>
        <w:t xml:space="preserve">bond lengths and electron interactions, which </w:t>
      </w:r>
      <w:r w:rsidR="001B220F">
        <w:rPr>
          <w:rFonts w:ascii="Times New Roman" w:eastAsia="Times New Roman" w:hAnsi="Times New Roman" w:cs="Times New Roman"/>
          <w:color w:val="000000"/>
          <w:kern w:val="0"/>
          <w:sz w:val="24"/>
          <w:szCs w:val="24"/>
          <w14:ligatures w14:val="none"/>
        </w:rPr>
        <w:t>influence the</w:t>
      </w:r>
      <w:r w:rsidR="0080721C">
        <w:rPr>
          <w:rFonts w:ascii="Times New Roman" w:eastAsia="Times New Roman" w:hAnsi="Times New Roman" w:cs="Times New Roman"/>
          <w:color w:val="000000"/>
          <w:kern w:val="0"/>
          <w:sz w:val="24"/>
          <w:szCs w:val="24"/>
          <w14:ligatures w14:val="none"/>
        </w:rPr>
        <w:t xml:space="preserve"> </w:t>
      </w:r>
      <w:r w:rsidR="007F30AE">
        <w:rPr>
          <w:rFonts w:ascii="Times New Roman" w:eastAsia="Times New Roman" w:hAnsi="Times New Roman" w:cs="Times New Roman"/>
          <w:color w:val="000000"/>
          <w:kern w:val="0"/>
          <w:sz w:val="24"/>
          <w:szCs w:val="24"/>
          <w14:ligatures w14:val="none"/>
        </w:rPr>
        <w:t xml:space="preserve">axis’s </w:t>
      </w:r>
      <w:r w:rsidR="0080721C">
        <w:rPr>
          <w:rFonts w:ascii="Times New Roman" w:eastAsia="Times New Roman" w:hAnsi="Times New Roman" w:cs="Times New Roman"/>
          <w:color w:val="000000"/>
          <w:kern w:val="0"/>
          <w:sz w:val="24"/>
          <w:szCs w:val="24"/>
          <w14:ligatures w14:val="none"/>
        </w:rPr>
        <w:t>response</w:t>
      </w:r>
      <w:r w:rsidR="001B220F">
        <w:rPr>
          <w:rFonts w:ascii="Times New Roman" w:eastAsia="Times New Roman" w:hAnsi="Times New Roman" w:cs="Times New Roman"/>
          <w:color w:val="000000"/>
          <w:kern w:val="0"/>
          <w:sz w:val="24"/>
          <w:szCs w:val="24"/>
          <w14:ligatures w14:val="none"/>
        </w:rPr>
        <w:t xml:space="preserve"> to</w:t>
      </w:r>
      <w:r w:rsidR="00D262F7">
        <w:rPr>
          <w:rFonts w:ascii="Times New Roman" w:eastAsia="Times New Roman" w:hAnsi="Times New Roman" w:cs="Times New Roman"/>
          <w:color w:val="000000"/>
          <w:kern w:val="0"/>
          <w:sz w:val="24"/>
          <w:szCs w:val="24"/>
          <w14:ligatures w14:val="none"/>
        </w:rPr>
        <w:t xml:space="preserve"> light. </w:t>
      </w:r>
      <w:r w:rsidR="002A5EE8">
        <w:rPr>
          <w:rFonts w:ascii="Times New Roman" w:eastAsia="Times New Roman" w:hAnsi="Times New Roman" w:cs="Times New Roman"/>
          <w:color w:val="000000"/>
          <w:kern w:val="0"/>
          <w:sz w:val="24"/>
          <w:szCs w:val="24"/>
          <w14:ligatures w14:val="none"/>
        </w:rPr>
        <w:t>By studying the material across many light polarizations as we do in R</w:t>
      </w:r>
      <w:r w:rsidR="009C0534">
        <w:rPr>
          <w:rFonts w:ascii="Times New Roman" w:eastAsia="Times New Roman" w:hAnsi="Times New Roman" w:cs="Times New Roman"/>
          <w:color w:val="000000"/>
          <w:kern w:val="0"/>
          <w:sz w:val="24"/>
          <w:szCs w:val="24"/>
          <w14:ligatures w14:val="none"/>
        </w:rPr>
        <w:t>A</w:t>
      </w:r>
      <w:r w:rsidR="002A5EE8">
        <w:rPr>
          <w:rFonts w:ascii="Times New Roman" w:eastAsia="Times New Roman" w:hAnsi="Times New Roman" w:cs="Times New Roman"/>
          <w:color w:val="000000"/>
          <w:kern w:val="0"/>
          <w:sz w:val="24"/>
          <w:szCs w:val="24"/>
          <w14:ligatures w14:val="none"/>
        </w:rPr>
        <w:t xml:space="preserve">-THz spectroscopy, we get a more </w:t>
      </w:r>
      <w:r w:rsidR="00A3003A">
        <w:rPr>
          <w:rFonts w:ascii="Times New Roman" w:eastAsia="Times New Roman" w:hAnsi="Times New Roman" w:cs="Times New Roman"/>
          <w:color w:val="000000"/>
          <w:kern w:val="0"/>
          <w:sz w:val="24"/>
          <w:szCs w:val="24"/>
          <w14:ligatures w14:val="none"/>
        </w:rPr>
        <w:t>comprehensive</w:t>
      </w:r>
      <w:r w:rsidR="002A5EE8">
        <w:rPr>
          <w:rFonts w:ascii="Times New Roman" w:eastAsia="Times New Roman" w:hAnsi="Times New Roman" w:cs="Times New Roman"/>
          <w:color w:val="000000"/>
          <w:kern w:val="0"/>
          <w:sz w:val="24"/>
          <w:szCs w:val="24"/>
          <w14:ligatures w14:val="none"/>
        </w:rPr>
        <w:t xml:space="preserve"> understanding of </w:t>
      </w:r>
      <w:r w:rsidR="009C0534">
        <w:rPr>
          <w:rFonts w:ascii="Times New Roman" w:eastAsia="Times New Roman" w:hAnsi="Times New Roman" w:cs="Times New Roman"/>
          <w:color w:val="000000"/>
          <w:kern w:val="0"/>
          <w:sz w:val="24"/>
          <w:szCs w:val="24"/>
          <w14:ligatures w14:val="none"/>
        </w:rPr>
        <w:t xml:space="preserve">the </w:t>
      </w:r>
      <w:r w:rsidR="00A3003A">
        <w:rPr>
          <w:rFonts w:ascii="Times New Roman" w:eastAsia="Times New Roman" w:hAnsi="Times New Roman" w:cs="Times New Roman"/>
          <w:color w:val="000000"/>
          <w:kern w:val="0"/>
          <w:sz w:val="24"/>
          <w:szCs w:val="24"/>
          <w14:ligatures w14:val="none"/>
        </w:rPr>
        <w:t>properties</w:t>
      </w:r>
      <w:r w:rsidR="009C0534">
        <w:rPr>
          <w:rFonts w:ascii="Times New Roman" w:eastAsia="Times New Roman" w:hAnsi="Times New Roman" w:cs="Times New Roman"/>
          <w:color w:val="000000"/>
          <w:kern w:val="0"/>
          <w:sz w:val="24"/>
          <w:szCs w:val="24"/>
          <w14:ligatures w14:val="none"/>
        </w:rPr>
        <w:t xml:space="preserve"> of </w:t>
      </w:r>
      <w:proofErr w:type="spellStart"/>
      <w:r w:rsidR="009C0534" w:rsidRPr="001C1E50">
        <w:rPr>
          <w:rFonts w:ascii="Times New Roman" w:eastAsia="Times New Roman" w:hAnsi="Times New Roman" w:cs="Times New Roman"/>
          <w:color w:val="000000"/>
          <w:kern w:val="0"/>
          <w:sz w:val="24"/>
          <w:szCs w:val="24"/>
          <w14:ligatures w14:val="none"/>
        </w:rPr>
        <w:t>Sr₂CuO</w:t>
      </w:r>
      <w:proofErr w:type="spellEnd"/>
      <w:r w:rsidR="009C0534" w:rsidRPr="001C1E50">
        <w:rPr>
          <w:rFonts w:ascii="Times New Roman" w:eastAsia="Times New Roman" w:hAnsi="Times New Roman" w:cs="Times New Roman"/>
          <w:color w:val="000000"/>
          <w:kern w:val="0"/>
          <w:sz w:val="24"/>
          <w:szCs w:val="24"/>
          <w14:ligatures w14:val="none"/>
        </w:rPr>
        <w:t>₃</w:t>
      </w:r>
      <w:r w:rsidR="00A3003A">
        <w:rPr>
          <w:rFonts w:ascii="Times New Roman" w:eastAsia="Times New Roman" w:hAnsi="Times New Roman" w:cs="Times New Roman"/>
          <w:color w:val="000000"/>
          <w:kern w:val="0"/>
          <w:sz w:val="24"/>
          <w:szCs w:val="24"/>
          <w14:ligatures w14:val="none"/>
        </w:rPr>
        <w:t>.</w:t>
      </w:r>
    </w:p>
    <w:p w14:paraId="486FDDEA" w14:textId="66626F4C" w:rsidR="001C1E50" w:rsidRPr="001C1E50" w:rsidRDefault="009C0534" w:rsidP="001C1E50">
      <w:pPr>
        <w:spacing w:after="0"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At</w:t>
      </w:r>
      <w:r w:rsidR="00620B9D">
        <w:rPr>
          <w:rFonts w:ascii="Times New Roman" w:eastAsia="Times New Roman" w:hAnsi="Times New Roman" w:cs="Times New Roman"/>
          <w:color w:val="000000"/>
          <w:kern w:val="0"/>
          <w:sz w:val="24"/>
          <w:szCs w:val="24"/>
          <w14:ligatures w14:val="none"/>
        </w:rPr>
        <w:t xml:space="preserve"> the photodetector, we measure</w:t>
      </w:r>
      <w:r w:rsidR="00D81BC0">
        <w:rPr>
          <w:rFonts w:ascii="Times New Roman" w:eastAsia="Times New Roman" w:hAnsi="Times New Roman" w:cs="Times New Roman"/>
          <w:color w:val="000000"/>
          <w:kern w:val="0"/>
          <w:sz w:val="24"/>
          <w:szCs w:val="24"/>
          <w14:ligatures w14:val="none"/>
        </w:rPr>
        <w:t>d</w:t>
      </w:r>
      <w:r w:rsidR="00620B9D">
        <w:rPr>
          <w:rFonts w:ascii="Times New Roman" w:eastAsia="Times New Roman" w:hAnsi="Times New Roman" w:cs="Times New Roman"/>
          <w:color w:val="000000"/>
          <w:kern w:val="0"/>
          <w:sz w:val="24"/>
          <w:szCs w:val="24"/>
          <w14:ligatures w14:val="none"/>
        </w:rPr>
        <w:t xml:space="preserve"> </w:t>
      </w:r>
      <w:r w:rsidR="00E04C4F">
        <w:rPr>
          <w:rFonts w:ascii="Times New Roman" w:eastAsia="Times New Roman" w:hAnsi="Times New Roman" w:cs="Times New Roman"/>
          <w:color w:val="000000"/>
          <w:kern w:val="0"/>
          <w:sz w:val="24"/>
          <w:szCs w:val="24"/>
          <w14:ligatures w14:val="none"/>
        </w:rPr>
        <w:t>the signal as a function of time</w:t>
      </w:r>
      <w:r w:rsidR="00AE5B80">
        <w:rPr>
          <w:rFonts w:ascii="Times New Roman" w:eastAsia="Times New Roman" w:hAnsi="Times New Roman" w:cs="Times New Roman"/>
          <w:color w:val="000000"/>
          <w:kern w:val="0"/>
          <w:sz w:val="24"/>
          <w:szCs w:val="24"/>
          <w14:ligatures w14:val="none"/>
        </w:rPr>
        <w:t xml:space="preserve"> and light polarization</w:t>
      </w:r>
      <w:r w:rsidR="00620B9D">
        <w:rPr>
          <w:rFonts w:ascii="Times New Roman" w:eastAsia="Times New Roman" w:hAnsi="Times New Roman" w:cs="Times New Roman"/>
          <w:color w:val="000000"/>
          <w:kern w:val="0"/>
          <w:sz w:val="24"/>
          <w:szCs w:val="24"/>
          <w14:ligatures w14:val="none"/>
        </w:rPr>
        <w:t xml:space="preserve"> to observe the material’s response </w:t>
      </w:r>
      <w:r w:rsidR="0080721C">
        <w:rPr>
          <w:rFonts w:ascii="Times New Roman" w:eastAsia="Times New Roman" w:hAnsi="Times New Roman" w:cs="Times New Roman"/>
          <w:color w:val="000000"/>
          <w:kern w:val="0"/>
          <w:sz w:val="24"/>
          <w:szCs w:val="24"/>
          <w14:ligatures w14:val="none"/>
        </w:rPr>
        <w:t>to</w:t>
      </w:r>
      <w:r w:rsidR="00620B9D">
        <w:rPr>
          <w:rFonts w:ascii="Times New Roman" w:eastAsia="Times New Roman" w:hAnsi="Times New Roman" w:cs="Times New Roman"/>
          <w:color w:val="000000"/>
          <w:kern w:val="0"/>
          <w:sz w:val="24"/>
          <w:szCs w:val="24"/>
          <w14:ligatures w14:val="none"/>
        </w:rPr>
        <w:t xml:space="preserve"> the terahertz light</w:t>
      </w:r>
      <w:r w:rsidR="00EA3C3B">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4</w:t>
      </w:r>
      <w:r w:rsidR="00EA3C3B">
        <w:rPr>
          <w:rFonts w:ascii="Times New Roman" w:eastAsia="Times New Roman" w:hAnsi="Times New Roman" w:cs="Times New Roman"/>
          <w:color w:val="000000"/>
          <w:kern w:val="0"/>
          <w:sz w:val="24"/>
          <w:szCs w:val="24"/>
          <w14:ligatures w14:val="none"/>
        </w:rPr>
        <w:t>)</w:t>
      </w:r>
      <w:r w:rsidR="00620B9D">
        <w:rPr>
          <w:rFonts w:ascii="Times New Roman" w:eastAsia="Times New Roman" w:hAnsi="Times New Roman" w:cs="Times New Roman"/>
          <w:color w:val="000000"/>
          <w:kern w:val="0"/>
          <w:sz w:val="24"/>
          <w:szCs w:val="24"/>
          <w14:ligatures w14:val="none"/>
        </w:rPr>
        <w:t xml:space="preserve">. </w:t>
      </w:r>
    </w:p>
    <w:p w14:paraId="7220B40F" w14:textId="3D8116CC" w:rsidR="001C1E50" w:rsidRPr="001C1E50" w:rsidRDefault="00620B9D" w:rsidP="004000C3">
      <w:p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620B9D">
        <w:rPr>
          <w:rFonts w:ascii="Times New Roman" w:eastAsia="Times New Roman" w:hAnsi="Times New Roman" w:cs="Times New Roman"/>
          <w:noProof/>
          <w:color w:val="000000"/>
          <w:kern w:val="0"/>
          <w:sz w:val="24"/>
          <w:szCs w:val="24"/>
          <w:bdr w:val="none" w:sz="0" w:space="0" w:color="auto" w:frame="1"/>
          <w14:ligatures w14:val="none"/>
        </w:rPr>
        <w:t xml:space="preserve"> </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75F14F7" wp14:editId="213F3CFF">
            <wp:extent cx="1666875" cy="2424126"/>
            <wp:effectExtent l="0" t="0" r="8255" b="0"/>
            <wp:docPr id="723498806" name="Picture 9"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806" name="Picture 9" descr="A graph of a waveform&#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6" r="5646"/>
                    <a:stretch/>
                  </pic:blipFill>
                  <pic:spPr bwMode="auto">
                    <a:xfrm>
                      <a:off x="0" y="0"/>
                      <a:ext cx="1666875" cy="242412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000000"/>
          <w:kern w:val="0"/>
          <w:sz w:val="24"/>
          <w:szCs w:val="24"/>
          <w:bdr w:val="none" w:sz="0" w:space="0" w:color="auto" w:frame="1"/>
          <w14:ligatures w14:val="none"/>
        </w:rPr>
        <w:t xml:space="preserve">  </w:t>
      </w:r>
    </w:p>
    <w:p w14:paraId="4072A5CA" w14:textId="6F38BACA" w:rsidR="001C1E50" w:rsidRPr="00FF1723" w:rsidRDefault="001C1E50" w:rsidP="00AA31B9">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D3692">
        <w:rPr>
          <w:rFonts w:ascii="Times New Roman" w:eastAsia="Times New Roman" w:hAnsi="Times New Roman" w:cs="Times New Roman"/>
          <w:color w:val="000000"/>
          <w:kern w:val="0"/>
          <w:sz w:val="24"/>
          <w:szCs w:val="24"/>
          <w14:ligatures w14:val="none"/>
        </w:rPr>
        <w:t>4</w:t>
      </w:r>
      <w:r w:rsidRPr="001C1E50">
        <w:rPr>
          <w:rFonts w:ascii="Times New Roman" w:eastAsia="Times New Roman" w:hAnsi="Times New Roman" w:cs="Times New Roman"/>
          <w:color w:val="000000"/>
          <w:kern w:val="0"/>
          <w:sz w:val="24"/>
          <w:szCs w:val="24"/>
          <w14:ligatures w14:val="none"/>
        </w:rPr>
        <w:t>:</w:t>
      </w:r>
      <w:r w:rsidR="00620B9D" w:rsidRPr="001C1E50">
        <w:rPr>
          <w:rFonts w:ascii="Times New Roman" w:eastAsia="Times New Roman" w:hAnsi="Times New Roman" w:cs="Times New Roman"/>
          <w:color w:val="000000"/>
          <w:kern w:val="0"/>
          <w:sz w:val="24"/>
          <w:szCs w:val="24"/>
          <w14:ligatures w14:val="none"/>
        </w:rPr>
        <w:t xml:space="preserve"> Time domain THz transmission pulse at intervals of 15 deg from 0 to 345 deg. </w:t>
      </w:r>
      <w:r w:rsidR="00AE5B80">
        <w:rPr>
          <w:rFonts w:ascii="Times New Roman" w:eastAsia="Times New Roman" w:hAnsi="Times New Roman" w:cs="Times New Roman"/>
          <w:color w:val="000000"/>
          <w:kern w:val="0"/>
          <w:sz w:val="24"/>
          <w:szCs w:val="24"/>
          <w14:ligatures w14:val="none"/>
        </w:rPr>
        <w:t>The degrees</w:t>
      </w:r>
      <w:r w:rsidR="009C0534">
        <w:rPr>
          <w:rFonts w:ascii="Times New Roman" w:eastAsia="Times New Roman" w:hAnsi="Times New Roman" w:cs="Times New Roman"/>
          <w:color w:val="000000"/>
          <w:kern w:val="0"/>
          <w:sz w:val="24"/>
          <w:szCs w:val="24"/>
          <w14:ligatures w14:val="none"/>
        </w:rPr>
        <w:t>,</w:t>
      </w:r>
      <w:r w:rsidR="00AE5B80">
        <w:rPr>
          <w:rFonts w:ascii="Times New Roman" w:eastAsia="Times New Roman" w:hAnsi="Times New Roman" w:cs="Times New Roman"/>
          <w:color w:val="000000"/>
          <w:kern w:val="0"/>
          <w:sz w:val="24"/>
          <w:szCs w:val="24"/>
          <w14:ligatures w14:val="none"/>
        </w:rPr>
        <w:t xml:space="preserve"> </w:t>
      </w:r>
      <w:r w:rsidR="00905919">
        <w:rPr>
          <w:rFonts w:ascii="Times New Roman" w:eastAsia="Times New Roman" w:hAnsi="Times New Roman" w:cs="Times New Roman"/>
          <w:color w:val="000000"/>
          <w:kern w:val="0"/>
          <w:sz w:val="24"/>
          <w:szCs w:val="24"/>
          <w14:ligatures w14:val="none"/>
        </w:rPr>
        <w:t>in different colors</w:t>
      </w:r>
      <w:r w:rsidR="009C0534">
        <w:rPr>
          <w:rFonts w:ascii="Times New Roman" w:eastAsia="Times New Roman" w:hAnsi="Times New Roman" w:cs="Times New Roman"/>
          <w:color w:val="000000"/>
          <w:kern w:val="0"/>
          <w:sz w:val="24"/>
          <w:szCs w:val="24"/>
          <w14:ligatures w14:val="none"/>
        </w:rPr>
        <w:t>,</w:t>
      </w:r>
      <w:r w:rsidR="00905919">
        <w:rPr>
          <w:rFonts w:ascii="Times New Roman" w:eastAsia="Times New Roman" w:hAnsi="Times New Roman" w:cs="Times New Roman"/>
          <w:color w:val="000000"/>
          <w:kern w:val="0"/>
          <w:sz w:val="24"/>
          <w:szCs w:val="24"/>
          <w14:ligatures w14:val="none"/>
        </w:rPr>
        <w:t xml:space="preserve"> </w:t>
      </w:r>
      <w:r w:rsidR="00AE5B80">
        <w:rPr>
          <w:rFonts w:ascii="Times New Roman" w:eastAsia="Times New Roman" w:hAnsi="Times New Roman" w:cs="Times New Roman"/>
          <w:color w:val="000000"/>
          <w:kern w:val="0"/>
          <w:sz w:val="24"/>
          <w:szCs w:val="24"/>
          <w14:ligatures w14:val="none"/>
        </w:rPr>
        <w:t xml:space="preserve">refer to </w:t>
      </w:r>
      <w:r w:rsidR="00E046DA">
        <w:rPr>
          <w:rFonts w:ascii="Times New Roman" w:eastAsia="Times New Roman" w:hAnsi="Times New Roman" w:cs="Times New Roman"/>
          <w:color w:val="000000"/>
          <w:kern w:val="0"/>
          <w:sz w:val="24"/>
          <w:szCs w:val="24"/>
          <w14:ligatures w14:val="none"/>
        </w:rPr>
        <w:t>various light polarizations.</w:t>
      </w:r>
    </w:p>
    <w:p w14:paraId="35383E02" w14:textId="0905BD76"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After the static transmission measurements, we conducted pump probe reflectivity terahertz spectroscopy</w:t>
      </w:r>
      <w:r w:rsidR="00ED6305">
        <w:rPr>
          <w:rFonts w:ascii="Times New Roman" w:eastAsia="Times New Roman" w:hAnsi="Times New Roman" w:cs="Times New Roman"/>
          <w:color w:val="000000"/>
          <w:kern w:val="0"/>
          <w:sz w:val="24"/>
          <w:szCs w:val="24"/>
          <w14:ligatures w14:val="none"/>
        </w:rPr>
        <w:t xml:space="preserve"> to measure how </w:t>
      </w:r>
      <w:proofErr w:type="spellStart"/>
      <w:r w:rsidR="006A65FE" w:rsidRPr="001C1E50">
        <w:rPr>
          <w:rFonts w:ascii="Times New Roman" w:eastAsia="Times New Roman" w:hAnsi="Times New Roman" w:cs="Times New Roman"/>
          <w:color w:val="000000"/>
          <w:kern w:val="0"/>
          <w:sz w:val="24"/>
          <w:szCs w:val="24"/>
          <w14:ligatures w14:val="none"/>
        </w:rPr>
        <w:t>Sr₂CuO</w:t>
      </w:r>
      <w:proofErr w:type="spellEnd"/>
      <w:r w:rsidR="006A65FE" w:rsidRPr="001C1E50">
        <w:rPr>
          <w:rFonts w:ascii="Times New Roman" w:eastAsia="Times New Roman" w:hAnsi="Times New Roman" w:cs="Times New Roman"/>
          <w:color w:val="000000"/>
          <w:kern w:val="0"/>
          <w:sz w:val="24"/>
          <w:szCs w:val="24"/>
          <w14:ligatures w14:val="none"/>
        </w:rPr>
        <w:t>₃</w:t>
      </w:r>
      <w:r w:rsidR="00E1439C">
        <w:rPr>
          <w:rFonts w:ascii="Times New Roman" w:eastAsia="Times New Roman" w:hAnsi="Times New Roman" w:cs="Times New Roman"/>
          <w:color w:val="000000"/>
          <w:kern w:val="0"/>
          <w:sz w:val="24"/>
          <w:szCs w:val="24"/>
          <w14:ligatures w14:val="none"/>
        </w:rPr>
        <w:t xml:space="preserve"> responds to photo-doping</w:t>
      </w:r>
      <w:r w:rsidRPr="001C1E50">
        <w:rPr>
          <w:rFonts w:ascii="Times New Roman" w:eastAsia="Times New Roman" w:hAnsi="Times New Roman" w:cs="Times New Roman"/>
          <w:color w:val="000000"/>
          <w:kern w:val="0"/>
          <w:sz w:val="24"/>
          <w:szCs w:val="24"/>
          <w14:ligatures w14:val="none"/>
        </w:rPr>
        <w:t xml:space="preserve">. </w:t>
      </w:r>
      <w:r w:rsidR="00AA31B9">
        <w:rPr>
          <w:rFonts w:ascii="Times New Roman" w:eastAsia="Times New Roman" w:hAnsi="Times New Roman" w:cs="Times New Roman"/>
          <w:color w:val="000000"/>
          <w:kern w:val="0"/>
          <w:sz w:val="24"/>
          <w:szCs w:val="24"/>
          <w14:ligatures w14:val="none"/>
        </w:rPr>
        <w:t>In this configuration, we photo-excite</w:t>
      </w:r>
      <w:r w:rsidR="009C7977">
        <w:rPr>
          <w:rFonts w:ascii="Times New Roman" w:eastAsia="Times New Roman" w:hAnsi="Times New Roman" w:cs="Times New Roman"/>
          <w:color w:val="000000"/>
          <w:kern w:val="0"/>
          <w:sz w:val="24"/>
          <w:szCs w:val="24"/>
          <w14:ligatures w14:val="none"/>
        </w:rPr>
        <w:t>d</w:t>
      </w:r>
      <w:r w:rsidR="00AA31B9">
        <w:rPr>
          <w:rFonts w:ascii="Times New Roman" w:eastAsia="Times New Roman" w:hAnsi="Times New Roman" w:cs="Times New Roman"/>
          <w:color w:val="000000"/>
          <w:kern w:val="0"/>
          <w:sz w:val="24"/>
          <w:szCs w:val="24"/>
          <w14:ligatures w14:val="none"/>
        </w:rPr>
        <w:t xml:space="preserve"> the sample with an additional laser pulse</w:t>
      </w:r>
      <w:r w:rsidR="009C7BED">
        <w:rPr>
          <w:rFonts w:ascii="Times New Roman" w:eastAsia="Times New Roman" w:hAnsi="Times New Roman" w:cs="Times New Roman"/>
          <w:color w:val="000000"/>
          <w:kern w:val="0"/>
          <w:sz w:val="24"/>
          <w:szCs w:val="24"/>
          <w14:ligatures w14:val="none"/>
        </w:rPr>
        <w:t xml:space="preserve">, labeled as the pump in Fig </w:t>
      </w:r>
      <w:r w:rsidR="001D3692">
        <w:rPr>
          <w:rFonts w:ascii="Times New Roman" w:eastAsia="Times New Roman" w:hAnsi="Times New Roman" w:cs="Times New Roman"/>
          <w:color w:val="000000"/>
          <w:kern w:val="0"/>
          <w:sz w:val="24"/>
          <w:szCs w:val="24"/>
          <w14:ligatures w14:val="none"/>
        </w:rPr>
        <w:t>5</w:t>
      </w:r>
      <w:r w:rsidR="009C7BED">
        <w:rPr>
          <w:rFonts w:ascii="Times New Roman" w:eastAsia="Times New Roman" w:hAnsi="Times New Roman" w:cs="Times New Roman"/>
          <w:color w:val="000000"/>
          <w:kern w:val="0"/>
          <w:sz w:val="24"/>
          <w:szCs w:val="24"/>
          <w14:ligatures w14:val="none"/>
        </w:rPr>
        <w:t>b,</w:t>
      </w:r>
      <w:r w:rsidR="00685996">
        <w:rPr>
          <w:rFonts w:ascii="Times New Roman" w:eastAsia="Times New Roman" w:hAnsi="Times New Roman" w:cs="Times New Roman"/>
          <w:color w:val="000000"/>
          <w:kern w:val="0"/>
          <w:sz w:val="24"/>
          <w:szCs w:val="24"/>
          <w14:ligatures w14:val="none"/>
        </w:rPr>
        <w:t xml:space="preserve"> </w:t>
      </w:r>
      <w:r w:rsidR="00AA31B9">
        <w:rPr>
          <w:rFonts w:ascii="Times New Roman" w:eastAsia="Times New Roman" w:hAnsi="Times New Roman" w:cs="Times New Roman"/>
          <w:color w:val="000000"/>
          <w:kern w:val="0"/>
          <w:sz w:val="24"/>
          <w:szCs w:val="24"/>
          <w14:ligatures w14:val="none"/>
        </w:rPr>
        <w:t>and then stud</w:t>
      </w:r>
      <w:r w:rsidR="009C7977">
        <w:rPr>
          <w:rFonts w:ascii="Times New Roman" w:eastAsia="Times New Roman" w:hAnsi="Times New Roman" w:cs="Times New Roman"/>
          <w:color w:val="000000"/>
          <w:kern w:val="0"/>
          <w:sz w:val="24"/>
          <w:szCs w:val="24"/>
          <w14:ligatures w14:val="none"/>
        </w:rPr>
        <w:t>ied</w:t>
      </w:r>
      <w:r w:rsidR="00AA31B9">
        <w:rPr>
          <w:rFonts w:ascii="Times New Roman" w:eastAsia="Times New Roman" w:hAnsi="Times New Roman" w:cs="Times New Roman"/>
          <w:color w:val="000000"/>
          <w:kern w:val="0"/>
          <w:sz w:val="24"/>
          <w:szCs w:val="24"/>
          <w14:ligatures w14:val="none"/>
        </w:rPr>
        <w:t xml:space="preserve"> the light reflected off the sample</w:t>
      </w:r>
      <w:r w:rsidR="00200804">
        <w:rPr>
          <w:rFonts w:ascii="Times New Roman" w:eastAsia="Times New Roman" w:hAnsi="Times New Roman" w:cs="Times New Roman"/>
          <w:color w:val="000000"/>
          <w:kern w:val="0"/>
          <w:sz w:val="24"/>
          <w:szCs w:val="24"/>
          <w14:ligatures w14:val="none"/>
        </w:rPr>
        <w:t xml:space="preserve"> using the same technique as in static transmission</w:t>
      </w:r>
      <w:r w:rsidR="001F2D03">
        <w:rPr>
          <w:rFonts w:ascii="Times New Roman" w:eastAsia="Times New Roman" w:hAnsi="Times New Roman" w:cs="Times New Roman"/>
          <w:color w:val="000000"/>
          <w:kern w:val="0"/>
          <w:sz w:val="24"/>
          <w:szCs w:val="24"/>
          <w14:ligatures w14:val="none"/>
        </w:rPr>
        <w:t xml:space="preserve">. This two-beam setup </w:t>
      </w:r>
      <w:r w:rsidR="00200804">
        <w:rPr>
          <w:rFonts w:ascii="Times New Roman" w:eastAsia="Times New Roman" w:hAnsi="Times New Roman" w:cs="Times New Roman"/>
          <w:color w:val="000000"/>
          <w:kern w:val="0"/>
          <w:sz w:val="24"/>
          <w:szCs w:val="24"/>
          <w14:ligatures w14:val="none"/>
        </w:rPr>
        <w:t>from</w:t>
      </w:r>
      <w:r w:rsidR="001F2D03">
        <w:rPr>
          <w:rFonts w:ascii="Times New Roman" w:eastAsia="Times New Roman" w:hAnsi="Times New Roman" w:cs="Times New Roman"/>
          <w:color w:val="000000"/>
          <w:kern w:val="0"/>
          <w:sz w:val="24"/>
          <w:szCs w:val="24"/>
          <w14:ligatures w14:val="none"/>
        </w:rPr>
        <w:t xml:space="preserve"> the static transmission of Fig 3 is </w:t>
      </w:r>
      <w:r w:rsidR="009C7BED">
        <w:rPr>
          <w:rFonts w:ascii="Times New Roman" w:eastAsia="Times New Roman" w:hAnsi="Times New Roman" w:cs="Times New Roman"/>
          <w:color w:val="000000"/>
          <w:kern w:val="0"/>
          <w:sz w:val="24"/>
          <w:szCs w:val="24"/>
          <w14:ligatures w14:val="none"/>
        </w:rPr>
        <w:t xml:space="preserve">labeled as Sampling in Fig </w:t>
      </w:r>
      <w:r w:rsidR="001D3692">
        <w:rPr>
          <w:rFonts w:ascii="Times New Roman" w:eastAsia="Times New Roman" w:hAnsi="Times New Roman" w:cs="Times New Roman"/>
          <w:color w:val="000000"/>
          <w:kern w:val="0"/>
          <w:sz w:val="24"/>
          <w:szCs w:val="24"/>
          <w14:ligatures w14:val="none"/>
        </w:rPr>
        <w:t>5</w:t>
      </w:r>
      <w:r w:rsidR="009C7BED">
        <w:rPr>
          <w:rFonts w:ascii="Times New Roman" w:eastAsia="Times New Roman" w:hAnsi="Times New Roman" w:cs="Times New Roman"/>
          <w:color w:val="000000"/>
          <w:kern w:val="0"/>
          <w:sz w:val="24"/>
          <w:szCs w:val="24"/>
          <w14:ligatures w14:val="none"/>
        </w:rPr>
        <w:t>b</w:t>
      </w:r>
      <w:r w:rsidR="00AA31B9">
        <w:rPr>
          <w:rFonts w:ascii="Times New Roman" w:eastAsia="Times New Roman" w:hAnsi="Times New Roman" w:cs="Times New Roman"/>
          <w:color w:val="000000"/>
          <w:kern w:val="0"/>
          <w:sz w:val="24"/>
          <w:szCs w:val="24"/>
          <w14:ligatures w14:val="none"/>
        </w:rPr>
        <w:t>.</w:t>
      </w:r>
    </w:p>
    <w:p w14:paraId="49AFB389" w14:textId="2909A882" w:rsidR="001C1E50" w:rsidRPr="001C1E50" w:rsidRDefault="00171434" w:rsidP="00FD51FE">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 </w:t>
      </w:r>
      <w:r w:rsidR="00E9559B">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456C61B" wp14:editId="62C6CC8D">
            <wp:extent cx="1841500" cy="1373606"/>
            <wp:effectExtent l="0" t="0" r="6350" b="0"/>
            <wp:docPr id="203239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8799" cy="1386510"/>
                    </a:xfrm>
                    <a:prstGeom prst="rect">
                      <a:avLst/>
                    </a:prstGeom>
                    <a:noFill/>
                    <a:ln>
                      <a:noFill/>
                    </a:ln>
                  </pic:spPr>
                </pic:pic>
              </a:graphicData>
            </a:graphic>
          </wp:inline>
        </w:drawing>
      </w:r>
      <w:r>
        <w:rPr>
          <w:rFonts w:ascii="Times New Roman" w:eastAsia="Times New Roman" w:hAnsi="Times New Roman" w:cs="Times New Roman"/>
          <w:kern w:val="0"/>
          <w:sz w:val="24"/>
          <w:szCs w:val="24"/>
          <w14:ligatures w14:val="none"/>
        </w:rPr>
        <w:t xml:space="preserve"> b) </w:t>
      </w:r>
      <w:r w:rsidR="003F6BBD">
        <w:rPr>
          <w:rFonts w:ascii="Times New Roman" w:eastAsia="Times New Roman" w:hAnsi="Times New Roman" w:cs="Times New Roman"/>
          <w:noProof/>
          <w:kern w:val="0"/>
          <w:sz w:val="24"/>
          <w:szCs w:val="24"/>
          <w14:ligatures w14:val="none"/>
        </w:rPr>
        <w:drawing>
          <wp:inline distT="0" distB="0" distL="0" distR="0" wp14:anchorId="052225CC" wp14:editId="3ADBB56A">
            <wp:extent cx="2436341" cy="1358728"/>
            <wp:effectExtent l="0" t="0" r="2540" b="0"/>
            <wp:docPr id="738355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711" cy="1377338"/>
                    </a:xfrm>
                    <a:prstGeom prst="rect">
                      <a:avLst/>
                    </a:prstGeom>
                    <a:noFill/>
                    <a:ln>
                      <a:noFill/>
                    </a:ln>
                  </pic:spPr>
                </pic:pic>
              </a:graphicData>
            </a:graphic>
          </wp:inline>
        </w:drawing>
      </w:r>
    </w:p>
    <w:p w14:paraId="74875C51" w14:textId="3A009204"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D3692">
        <w:rPr>
          <w:rFonts w:ascii="Times New Roman" w:eastAsia="Times New Roman" w:hAnsi="Times New Roman" w:cs="Times New Roman"/>
          <w:color w:val="000000"/>
          <w:kern w:val="0"/>
          <w:sz w:val="24"/>
          <w:szCs w:val="24"/>
          <w14:ligatures w14:val="none"/>
        </w:rPr>
        <w:t>5</w:t>
      </w:r>
      <w:r w:rsidRPr="001C1E50">
        <w:rPr>
          <w:rFonts w:ascii="Times New Roman" w:eastAsia="Times New Roman" w:hAnsi="Times New Roman" w:cs="Times New Roman"/>
          <w:color w:val="000000"/>
          <w:kern w:val="0"/>
          <w:sz w:val="24"/>
          <w:szCs w:val="24"/>
          <w14:ligatures w14:val="none"/>
        </w:rPr>
        <w:t>: Pump-probe reflectivity set up.</w:t>
      </w:r>
      <w:r w:rsidR="00171434">
        <w:rPr>
          <w:rFonts w:ascii="Times New Roman" w:eastAsia="Times New Roman" w:hAnsi="Times New Roman" w:cs="Times New Roman"/>
          <w:color w:val="000000"/>
          <w:kern w:val="0"/>
          <w:sz w:val="24"/>
          <w:szCs w:val="24"/>
          <w14:ligatures w14:val="none"/>
        </w:rPr>
        <w:t xml:space="preserve"> a) </w:t>
      </w:r>
      <w:r w:rsidR="009C7BED">
        <w:rPr>
          <w:rFonts w:ascii="Times New Roman" w:eastAsia="Times New Roman" w:hAnsi="Times New Roman" w:cs="Times New Roman"/>
          <w:color w:val="000000"/>
          <w:kern w:val="0"/>
          <w:sz w:val="24"/>
          <w:szCs w:val="24"/>
          <w14:ligatures w14:val="none"/>
        </w:rPr>
        <w:t>Optical set-up for reflectivity experiment</w:t>
      </w:r>
      <w:r w:rsidR="00171434">
        <w:rPr>
          <w:rFonts w:ascii="Times New Roman" w:eastAsia="Times New Roman" w:hAnsi="Times New Roman" w:cs="Times New Roman"/>
          <w:color w:val="000000"/>
          <w:kern w:val="0"/>
          <w:sz w:val="24"/>
          <w:szCs w:val="24"/>
          <w14:ligatures w14:val="none"/>
        </w:rPr>
        <w:t xml:space="preserve"> [4].</w:t>
      </w:r>
      <w:r w:rsidR="009F15A1">
        <w:rPr>
          <w:rFonts w:ascii="Times New Roman" w:eastAsia="Times New Roman" w:hAnsi="Times New Roman" w:cs="Times New Roman"/>
          <w:color w:val="000000"/>
          <w:kern w:val="0"/>
          <w:sz w:val="24"/>
          <w:szCs w:val="24"/>
          <w14:ligatures w14:val="none"/>
        </w:rPr>
        <w:t xml:space="preserve"> Th</w:t>
      </w:r>
      <w:r w:rsidR="0092302D">
        <w:rPr>
          <w:rFonts w:ascii="Times New Roman" w:eastAsia="Times New Roman" w:hAnsi="Times New Roman" w:cs="Times New Roman"/>
          <w:color w:val="000000"/>
          <w:kern w:val="0"/>
          <w:sz w:val="24"/>
          <w:szCs w:val="24"/>
          <w14:ligatures w14:val="none"/>
        </w:rPr>
        <w:t>e</w:t>
      </w:r>
      <w:r w:rsidR="009F15A1">
        <w:rPr>
          <w:rFonts w:ascii="Times New Roman" w:eastAsia="Times New Roman" w:hAnsi="Times New Roman" w:cs="Times New Roman"/>
          <w:color w:val="000000"/>
          <w:kern w:val="0"/>
          <w:sz w:val="24"/>
          <w:szCs w:val="24"/>
          <w14:ligatures w14:val="none"/>
        </w:rPr>
        <w:t xml:space="preserve"> </w:t>
      </w:r>
      <w:r w:rsidR="00905919">
        <w:rPr>
          <w:rFonts w:ascii="Times New Roman" w:eastAsia="Times New Roman" w:hAnsi="Times New Roman" w:cs="Times New Roman"/>
          <w:color w:val="000000"/>
          <w:kern w:val="0"/>
          <w:sz w:val="24"/>
          <w:szCs w:val="24"/>
          <w14:ligatures w14:val="none"/>
        </w:rPr>
        <w:t xml:space="preserve">new photo-doping </w:t>
      </w:r>
      <w:r w:rsidR="009F15A1">
        <w:rPr>
          <w:rFonts w:ascii="Times New Roman" w:eastAsia="Times New Roman" w:hAnsi="Times New Roman" w:cs="Times New Roman"/>
          <w:color w:val="000000"/>
          <w:kern w:val="0"/>
          <w:sz w:val="24"/>
          <w:szCs w:val="24"/>
          <w14:ligatures w14:val="none"/>
        </w:rPr>
        <w:t xml:space="preserve">beam is at the top of the diagram and is directed onto the sample </w:t>
      </w:r>
      <w:r w:rsidR="00B378B7">
        <w:rPr>
          <w:rFonts w:ascii="Times New Roman" w:eastAsia="Times New Roman" w:hAnsi="Times New Roman" w:cs="Times New Roman"/>
          <w:color w:val="000000"/>
          <w:kern w:val="0"/>
          <w:sz w:val="24"/>
          <w:szCs w:val="24"/>
          <w14:ligatures w14:val="none"/>
        </w:rPr>
        <w:t>t</w:t>
      </w:r>
      <w:r w:rsidR="00905919">
        <w:rPr>
          <w:rFonts w:ascii="Times New Roman" w:eastAsia="Times New Roman" w:hAnsi="Times New Roman" w:cs="Times New Roman"/>
          <w:color w:val="000000"/>
          <w:kern w:val="0"/>
          <w:sz w:val="24"/>
          <w:szCs w:val="24"/>
          <w14:ligatures w14:val="none"/>
        </w:rPr>
        <w:t xml:space="preserve">o excite it. </w:t>
      </w:r>
      <w:r w:rsidR="009F15A1">
        <w:rPr>
          <w:rFonts w:ascii="Times New Roman" w:eastAsia="Times New Roman" w:hAnsi="Times New Roman" w:cs="Times New Roman"/>
          <w:color w:val="000000"/>
          <w:kern w:val="0"/>
          <w:sz w:val="24"/>
          <w:szCs w:val="24"/>
          <w14:ligatures w14:val="none"/>
        </w:rPr>
        <w:t>Then, as in the transmission set-up</w:t>
      </w:r>
      <w:r w:rsidR="009C7977">
        <w:rPr>
          <w:rFonts w:ascii="Times New Roman" w:eastAsia="Times New Roman" w:hAnsi="Times New Roman" w:cs="Times New Roman"/>
          <w:color w:val="000000"/>
          <w:kern w:val="0"/>
          <w:sz w:val="24"/>
          <w:szCs w:val="24"/>
          <w14:ligatures w14:val="none"/>
        </w:rPr>
        <w:t>,</w:t>
      </w:r>
      <w:r w:rsidR="007830B1">
        <w:rPr>
          <w:rFonts w:ascii="Times New Roman" w:eastAsia="Times New Roman" w:hAnsi="Times New Roman" w:cs="Times New Roman"/>
          <w:color w:val="000000"/>
          <w:kern w:val="0"/>
          <w:sz w:val="24"/>
          <w:szCs w:val="24"/>
          <w14:ligatures w14:val="none"/>
        </w:rPr>
        <w:t xml:space="preserve"> we have the two other</w:t>
      </w:r>
      <w:r w:rsidR="009F15A1">
        <w:rPr>
          <w:rFonts w:ascii="Times New Roman" w:eastAsia="Times New Roman" w:hAnsi="Times New Roman" w:cs="Times New Roman"/>
          <w:color w:val="000000"/>
          <w:kern w:val="0"/>
          <w:sz w:val="24"/>
          <w:szCs w:val="24"/>
          <w14:ligatures w14:val="none"/>
        </w:rPr>
        <w:t xml:space="preserve"> beams</w:t>
      </w:r>
      <w:r w:rsidR="009C7977">
        <w:rPr>
          <w:rFonts w:ascii="Times New Roman" w:eastAsia="Times New Roman" w:hAnsi="Times New Roman" w:cs="Times New Roman"/>
          <w:color w:val="000000"/>
          <w:kern w:val="0"/>
          <w:sz w:val="24"/>
          <w:szCs w:val="24"/>
          <w14:ligatures w14:val="none"/>
        </w:rPr>
        <w:t xml:space="preserve"> </w:t>
      </w:r>
      <w:r w:rsidR="009F15A1">
        <w:rPr>
          <w:rFonts w:ascii="Times New Roman" w:eastAsia="Times New Roman" w:hAnsi="Times New Roman" w:cs="Times New Roman"/>
          <w:color w:val="000000"/>
          <w:kern w:val="0"/>
          <w:sz w:val="24"/>
          <w:szCs w:val="24"/>
          <w14:ligatures w14:val="none"/>
        </w:rPr>
        <w:t xml:space="preserve">coming from the beamsplitter, that interact in the second </w:t>
      </w:r>
      <w:proofErr w:type="spellStart"/>
      <w:r w:rsidR="009F15A1">
        <w:rPr>
          <w:rFonts w:ascii="Times New Roman" w:eastAsia="Times New Roman" w:hAnsi="Times New Roman" w:cs="Times New Roman"/>
          <w:color w:val="000000"/>
          <w:kern w:val="0"/>
          <w:sz w:val="24"/>
          <w:szCs w:val="24"/>
          <w14:ligatures w14:val="none"/>
        </w:rPr>
        <w:t>ZnTe</w:t>
      </w:r>
      <w:proofErr w:type="spellEnd"/>
      <w:r w:rsidR="009F15A1">
        <w:rPr>
          <w:rFonts w:ascii="Times New Roman" w:eastAsia="Times New Roman" w:hAnsi="Times New Roman" w:cs="Times New Roman"/>
          <w:color w:val="000000"/>
          <w:kern w:val="0"/>
          <w:sz w:val="24"/>
          <w:szCs w:val="24"/>
          <w14:ligatures w14:val="none"/>
        </w:rPr>
        <w:t xml:space="preserve"> crystal to give us information on the state of the </w:t>
      </w:r>
      <w:r w:rsidR="00AA31B9">
        <w:rPr>
          <w:rFonts w:ascii="Times New Roman" w:eastAsia="Times New Roman" w:hAnsi="Times New Roman" w:cs="Times New Roman"/>
          <w:color w:val="000000"/>
          <w:kern w:val="0"/>
          <w:sz w:val="24"/>
          <w:szCs w:val="24"/>
          <w14:ligatures w14:val="none"/>
        </w:rPr>
        <w:t>material</w:t>
      </w:r>
      <w:r w:rsidR="009F15A1">
        <w:rPr>
          <w:rFonts w:ascii="Times New Roman" w:eastAsia="Times New Roman" w:hAnsi="Times New Roman" w:cs="Times New Roman"/>
          <w:color w:val="000000"/>
          <w:kern w:val="0"/>
          <w:sz w:val="24"/>
          <w:szCs w:val="24"/>
          <w14:ligatures w14:val="none"/>
        </w:rPr>
        <w:t>.</w:t>
      </w:r>
      <w:r w:rsidR="009F15A1" w:rsidRPr="001C1E50">
        <w:rPr>
          <w:rFonts w:ascii="Times New Roman" w:eastAsia="Times New Roman" w:hAnsi="Times New Roman" w:cs="Times New Roman"/>
          <w:kern w:val="0"/>
          <w:sz w:val="24"/>
          <w:szCs w:val="24"/>
          <w14:ligatures w14:val="none"/>
        </w:rPr>
        <w:t xml:space="preserve"> </w:t>
      </w:r>
      <w:r w:rsidR="00171434">
        <w:rPr>
          <w:rFonts w:ascii="Times New Roman" w:eastAsia="Times New Roman" w:hAnsi="Times New Roman" w:cs="Times New Roman"/>
          <w:kern w:val="0"/>
          <w:sz w:val="24"/>
          <w:szCs w:val="24"/>
          <w14:ligatures w14:val="none"/>
        </w:rPr>
        <w:t xml:space="preserve">b) </w:t>
      </w:r>
      <w:r w:rsidR="00252795">
        <w:rPr>
          <w:rFonts w:ascii="Times New Roman" w:eastAsia="Times New Roman" w:hAnsi="Times New Roman" w:cs="Times New Roman"/>
          <w:kern w:val="0"/>
          <w:sz w:val="24"/>
          <w:szCs w:val="24"/>
          <w14:ligatures w14:val="none"/>
        </w:rPr>
        <w:t>Diagram of pump-probe reflectivity measurement</w:t>
      </w:r>
      <w:r w:rsidR="00DB2143">
        <w:rPr>
          <w:rFonts w:ascii="Times New Roman" w:eastAsia="Times New Roman" w:hAnsi="Times New Roman" w:cs="Times New Roman"/>
          <w:kern w:val="0"/>
          <w:sz w:val="24"/>
          <w:szCs w:val="24"/>
          <w14:ligatures w14:val="none"/>
        </w:rPr>
        <w:t xml:space="preserve"> [4]</w:t>
      </w:r>
      <w:r w:rsidR="00252795">
        <w:rPr>
          <w:rFonts w:ascii="Times New Roman" w:eastAsia="Times New Roman" w:hAnsi="Times New Roman" w:cs="Times New Roman"/>
          <w:kern w:val="0"/>
          <w:sz w:val="24"/>
          <w:szCs w:val="24"/>
          <w14:ligatures w14:val="none"/>
        </w:rPr>
        <w:t>.</w:t>
      </w:r>
      <w:r w:rsidR="0092302D">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∆E(t)</m:t>
        </m:r>
      </m:oMath>
      <w:r w:rsidR="003A7317">
        <w:rPr>
          <w:rFonts w:ascii="Times New Roman" w:eastAsia="Times New Roman" w:hAnsi="Times New Roman" w:cs="Times New Roman"/>
          <w:kern w:val="0"/>
          <w:sz w:val="24"/>
          <w:szCs w:val="24"/>
          <w14:ligatures w14:val="none"/>
        </w:rPr>
        <w:t xml:space="preserve"> represents the </w:t>
      </w:r>
      <w:r w:rsidR="00AB79EF">
        <w:rPr>
          <w:rFonts w:ascii="Times New Roman" w:eastAsia="Times New Roman" w:hAnsi="Times New Roman" w:cs="Times New Roman"/>
          <w:kern w:val="0"/>
          <w:sz w:val="24"/>
          <w:szCs w:val="24"/>
          <w14:ligatures w14:val="none"/>
        </w:rPr>
        <w:t xml:space="preserve">change in electric field </w:t>
      </w:r>
      <w:r w:rsidR="00BE6681">
        <w:rPr>
          <w:rFonts w:ascii="Times New Roman" w:eastAsia="Times New Roman" w:hAnsi="Times New Roman" w:cs="Times New Roman"/>
          <w:kern w:val="0"/>
          <w:sz w:val="24"/>
          <w:szCs w:val="24"/>
          <w14:ligatures w14:val="none"/>
        </w:rPr>
        <w:t>in the material due to the pump</w:t>
      </w:r>
      <w:r w:rsidR="00AB79EF">
        <w:rPr>
          <w:rFonts w:ascii="Times New Roman" w:eastAsia="Times New Roman" w:hAnsi="Times New Roman" w:cs="Times New Roman"/>
          <w:kern w:val="0"/>
          <w:sz w:val="24"/>
          <w:szCs w:val="24"/>
          <w14:ligatures w14:val="none"/>
        </w:rPr>
        <w:t xml:space="preserve">. </w:t>
      </w:r>
      <w:r w:rsidR="00EF70C3">
        <w:rPr>
          <w:rFonts w:ascii="Times New Roman" w:eastAsia="Times New Roman" w:hAnsi="Times New Roman" w:cs="Times New Roman"/>
          <w:kern w:val="0"/>
          <w:sz w:val="24"/>
          <w:szCs w:val="24"/>
          <w14:ligatures w14:val="none"/>
        </w:rPr>
        <w:t xml:space="preserve">By changing the time delay between the pump and the sampling </w:t>
      </w:r>
      <w:r w:rsidR="001D3692">
        <w:rPr>
          <w:rFonts w:ascii="Times New Roman" w:eastAsia="Times New Roman" w:hAnsi="Times New Roman" w:cs="Times New Roman"/>
          <w:kern w:val="0"/>
          <w:sz w:val="24"/>
          <w:szCs w:val="24"/>
          <w14:ligatures w14:val="none"/>
        </w:rPr>
        <w:t>pulse</w:t>
      </w:r>
      <w:r w:rsidR="00EF70C3">
        <w:rPr>
          <w:rFonts w:ascii="Times New Roman" w:eastAsia="Times New Roman" w:hAnsi="Times New Roman" w:cs="Times New Roman"/>
          <w:kern w:val="0"/>
          <w:sz w:val="24"/>
          <w:szCs w:val="24"/>
          <w14:ligatures w14:val="none"/>
        </w:rPr>
        <w:t xml:space="preserve">, we measure the material’s </w:t>
      </w:r>
      <w:r w:rsidR="003F6BBD">
        <w:rPr>
          <w:rFonts w:ascii="Times New Roman" w:eastAsia="Times New Roman" w:hAnsi="Times New Roman" w:cs="Times New Roman"/>
          <w:kern w:val="0"/>
          <w:sz w:val="24"/>
          <w:szCs w:val="24"/>
          <w14:ligatures w14:val="none"/>
        </w:rPr>
        <w:t xml:space="preserve">electronic </w:t>
      </w:r>
      <w:r w:rsidR="00EF70C3">
        <w:rPr>
          <w:rFonts w:ascii="Times New Roman" w:eastAsia="Times New Roman" w:hAnsi="Times New Roman" w:cs="Times New Roman"/>
          <w:kern w:val="0"/>
          <w:sz w:val="24"/>
          <w:szCs w:val="24"/>
          <w14:ligatures w14:val="none"/>
        </w:rPr>
        <w:t>response to the pump</w:t>
      </w:r>
      <w:r w:rsidR="001D3692">
        <w:rPr>
          <w:rFonts w:ascii="Times New Roman" w:eastAsia="Times New Roman" w:hAnsi="Times New Roman" w:cs="Times New Roman"/>
          <w:kern w:val="0"/>
          <w:sz w:val="24"/>
          <w:szCs w:val="24"/>
          <w14:ligatures w14:val="none"/>
        </w:rPr>
        <w:t xml:space="preserve"> pulse</w:t>
      </w:r>
      <w:r w:rsidR="00EF70C3">
        <w:rPr>
          <w:rFonts w:ascii="Times New Roman" w:eastAsia="Times New Roman" w:hAnsi="Times New Roman" w:cs="Times New Roman"/>
          <w:kern w:val="0"/>
          <w:sz w:val="24"/>
          <w:szCs w:val="24"/>
          <w14:ligatures w14:val="none"/>
        </w:rPr>
        <w:t>.</w:t>
      </w:r>
    </w:p>
    <w:p w14:paraId="07ED8F8F" w14:textId="57045689"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In this reflection </w:t>
      </w:r>
      <w:r w:rsidR="007830B1">
        <w:rPr>
          <w:rFonts w:ascii="Times New Roman" w:eastAsia="Times New Roman" w:hAnsi="Times New Roman" w:cs="Times New Roman"/>
          <w:color w:val="000000"/>
          <w:kern w:val="0"/>
          <w:sz w:val="24"/>
          <w:szCs w:val="24"/>
          <w14:ligatures w14:val="none"/>
        </w:rPr>
        <w:t>setup</w:t>
      </w:r>
      <w:r w:rsidRPr="001C1E50">
        <w:rPr>
          <w:rFonts w:ascii="Times New Roman" w:eastAsia="Times New Roman" w:hAnsi="Times New Roman" w:cs="Times New Roman"/>
          <w:color w:val="000000"/>
          <w:kern w:val="0"/>
          <w:sz w:val="24"/>
          <w:szCs w:val="24"/>
          <w14:ligatures w14:val="none"/>
        </w:rPr>
        <w:t xml:space="preserve">, we took two </w:t>
      </w:r>
      <w:r w:rsidR="00AA31B9">
        <w:rPr>
          <w:rFonts w:ascii="Times New Roman" w:eastAsia="Times New Roman" w:hAnsi="Times New Roman" w:cs="Times New Roman"/>
          <w:color w:val="000000"/>
          <w:kern w:val="0"/>
          <w:sz w:val="24"/>
          <w:szCs w:val="24"/>
          <w14:ligatures w14:val="none"/>
        </w:rPr>
        <w:t>kinds</w:t>
      </w:r>
      <w:r w:rsidRPr="001C1E50">
        <w:rPr>
          <w:rFonts w:ascii="Times New Roman" w:eastAsia="Times New Roman" w:hAnsi="Times New Roman" w:cs="Times New Roman"/>
          <w:color w:val="000000"/>
          <w:kern w:val="0"/>
          <w:sz w:val="24"/>
          <w:szCs w:val="24"/>
          <w14:ligatures w14:val="none"/>
        </w:rPr>
        <w:t xml:space="preserve"> of measurements</w:t>
      </w:r>
      <w:r w:rsidR="00821F74">
        <w:rPr>
          <w:rFonts w:ascii="Times New Roman" w:eastAsia="Times New Roman" w:hAnsi="Times New Roman" w:cs="Times New Roman"/>
          <w:color w:val="000000"/>
          <w:kern w:val="0"/>
          <w:sz w:val="24"/>
          <w:szCs w:val="24"/>
          <w14:ligatures w14:val="none"/>
        </w:rPr>
        <w:t xml:space="preserve"> to </w:t>
      </w:r>
      <w:r w:rsidR="008C641C">
        <w:rPr>
          <w:rFonts w:ascii="Times New Roman" w:eastAsia="Times New Roman" w:hAnsi="Times New Roman" w:cs="Times New Roman"/>
          <w:color w:val="000000"/>
          <w:kern w:val="0"/>
          <w:sz w:val="24"/>
          <w:szCs w:val="24"/>
          <w14:ligatures w14:val="none"/>
        </w:rPr>
        <w:t xml:space="preserve">study the response of </w:t>
      </w:r>
      <w:proofErr w:type="spellStart"/>
      <w:r w:rsidR="008C641C" w:rsidRPr="001C1E50">
        <w:rPr>
          <w:rFonts w:ascii="Times New Roman" w:eastAsia="Times New Roman" w:hAnsi="Times New Roman" w:cs="Times New Roman"/>
          <w:color w:val="000000"/>
          <w:kern w:val="0"/>
          <w:sz w:val="24"/>
          <w:szCs w:val="24"/>
          <w14:ligatures w14:val="none"/>
        </w:rPr>
        <w:t>Sr₂CuO</w:t>
      </w:r>
      <w:proofErr w:type="spellEnd"/>
      <w:r w:rsidR="008C641C" w:rsidRPr="001C1E50">
        <w:rPr>
          <w:rFonts w:ascii="Times New Roman" w:eastAsia="Times New Roman" w:hAnsi="Times New Roman" w:cs="Times New Roman"/>
          <w:color w:val="000000"/>
          <w:kern w:val="0"/>
          <w:sz w:val="24"/>
          <w:szCs w:val="24"/>
          <w14:ligatures w14:val="none"/>
        </w:rPr>
        <w:t>₃</w:t>
      </w:r>
      <w:r w:rsidR="008C641C">
        <w:rPr>
          <w:rFonts w:ascii="Times New Roman" w:eastAsia="Times New Roman" w:hAnsi="Times New Roman" w:cs="Times New Roman"/>
          <w:color w:val="000000"/>
          <w:kern w:val="0"/>
          <w:sz w:val="24"/>
          <w:szCs w:val="24"/>
          <w14:ligatures w14:val="none"/>
        </w:rPr>
        <w:t xml:space="preserve"> to the</w:t>
      </w:r>
      <w:r w:rsidR="004E563C">
        <w:rPr>
          <w:rFonts w:ascii="Times New Roman" w:eastAsia="Times New Roman" w:hAnsi="Times New Roman" w:cs="Times New Roman"/>
          <w:color w:val="000000"/>
          <w:kern w:val="0"/>
          <w:sz w:val="24"/>
          <w:szCs w:val="24"/>
          <w14:ligatures w14:val="none"/>
        </w:rPr>
        <w:t xml:space="preserve"> photo-doping</w:t>
      </w:r>
      <w:r w:rsidR="00EF70C3">
        <w:rPr>
          <w:rFonts w:ascii="Times New Roman" w:eastAsia="Times New Roman" w:hAnsi="Times New Roman" w:cs="Times New Roman"/>
          <w:color w:val="000000"/>
          <w:kern w:val="0"/>
          <w:sz w:val="24"/>
          <w:szCs w:val="24"/>
          <w14:ligatures w14:val="none"/>
        </w:rPr>
        <w:t xml:space="preserve"> from the pump pulse</w:t>
      </w:r>
      <w:r w:rsidRPr="001C1E50">
        <w:rPr>
          <w:rFonts w:ascii="Times New Roman" w:eastAsia="Times New Roman" w:hAnsi="Times New Roman" w:cs="Times New Roman"/>
          <w:color w:val="000000"/>
          <w:kern w:val="0"/>
          <w:sz w:val="24"/>
          <w:szCs w:val="24"/>
          <w14:ligatures w14:val="none"/>
        </w:rPr>
        <w:t xml:space="preserve">. First, we measured the change in electric </w:t>
      </w:r>
      <w:r w:rsidRPr="001C1E50">
        <w:rPr>
          <w:rFonts w:ascii="Times New Roman" w:eastAsia="Times New Roman" w:hAnsi="Times New Roman" w:cs="Times New Roman"/>
          <w:color w:val="000000"/>
          <w:kern w:val="0"/>
          <w:sz w:val="24"/>
          <w:szCs w:val="24"/>
          <w14:ligatures w14:val="none"/>
        </w:rPr>
        <w:lastRenderedPageBreak/>
        <w:t xml:space="preserve">field </w:t>
      </w:r>
      <w:r w:rsidR="00116DD2">
        <w:rPr>
          <w:rFonts w:ascii="Times New Roman" w:eastAsia="Times New Roman" w:hAnsi="Times New Roman" w:cs="Times New Roman"/>
          <w:color w:val="000000"/>
          <w:kern w:val="0"/>
          <w:sz w:val="24"/>
          <w:szCs w:val="24"/>
          <w14:ligatures w14:val="none"/>
        </w:rPr>
        <w:t xml:space="preserve">of the reflected light </w:t>
      </w:r>
      <w:r w:rsidRPr="001C1E50">
        <w:rPr>
          <w:rFonts w:ascii="Times New Roman" w:eastAsia="Times New Roman" w:hAnsi="Times New Roman" w:cs="Times New Roman"/>
          <w:color w:val="000000"/>
          <w:kern w:val="0"/>
          <w:sz w:val="24"/>
          <w:szCs w:val="24"/>
          <w14:ligatures w14:val="none"/>
        </w:rPr>
        <w:t>as a function of time</w:t>
      </w:r>
      <w:r w:rsidR="00AA31B9">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6</w:t>
      </w:r>
      <w:r w:rsidR="00AA31B9">
        <w:rPr>
          <w:rFonts w:ascii="Times New Roman" w:eastAsia="Times New Roman" w:hAnsi="Times New Roman" w:cs="Times New Roman"/>
          <w:color w:val="000000"/>
          <w:kern w:val="0"/>
          <w:sz w:val="24"/>
          <w:szCs w:val="24"/>
          <w14:ligatures w14:val="none"/>
        </w:rPr>
        <w:t>a)</w:t>
      </w:r>
      <w:r w:rsidRPr="001C1E50">
        <w:rPr>
          <w:rFonts w:ascii="Times New Roman" w:eastAsia="Times New Roman" w:hAnsi="Times New Roman" w:cs="Times New Roman"/>
          <w:color w:val="000000"/>
          <w:kern w:val="0"/>
          <w:sz w:val="24"/>
          <w:szCs w:val="24"/>
          <w14:ligatures w14:val="none"/>
        </w:rPr>
        <w:t xml:space="preserve">. </w:t>
      </w:r>
      <w:r w:rsidR="000B4FF9" w:rsidRPr="001C1E50">
        <w:rPr>
          <w:rFonts w:ascii="Times New Roman" w:eastAsia="Times New Roman" w:hAnsi="Times New Roman" w:cs="Times New Roman"/>
          <w:color w:val="000000"/>
          <w:kern w:val="0"/>
          <w:sz w:val="24"/>
          <w:szCs w:val="24"/>
          <w14:ligatures w14:val="none"/>
        </w:rPr>
        <w:t xml:space="preserve">Second, we measured the terahertz </w:t>
      </w:r>
      <w:r w:rsidR="001D3692">
        <w:rPr>
          <w:rFonts w:ascii="Times New Roman" w:eastAsia="Times New Roman" w:hAnsi="Times New Roman" w:cs="Times New Roman"/>
          <w:color w:val="000000"/>
          <w:kern w:val="0"/>
          <w:sz w:val="24"/>
          <w:szCs w:val="24"/>
          <w14:ligatures w14:val="none"/>
        </w:rPr>
        <w:t>signal</w:t>
      </w:r>
      <w:r w:rsidR="000B4FF9" w:rsidRPr="001C1E50">
        <w:rPr>
          <w:rFonts w:ascii="Times New Roman" w:eastAsia="Times New Roman" w:hAnsi="Times New Roman" w:cs="Times New Roman"/>
          <w:color w:val="000000"/>
          <w:kern w:val="0"/>
          <w:sz w:val="24"/>
          <w:szCs w:val="24"/>
          <w14:ligatures w14:val="none"/>
        </w:rPr>
        <w:t xml:space="preserve"> at </w:t>
      </w:r>
      <w:r w:rsidR="00781E4D">
        <w:rPr>
          <w:rFonts w:ascii="Times New Roman" w:eastAsia="Times New Roman" w:hAnsi="Times New Roman" w:cs="Times New Roman"/>
          <w:color w:val="000000"/>
          <w:kern w:val="0"/>
          <w:sz w:val="24"/>
          <w:szCs w:val="24"/>
          <w14:ligatures w14:val="none"/>
        </w:rPr>
        <w:t xml:space="preserve">fixed time delays </w:t>
      </w:r>
      <w:r w:rsidR="000B4FF9" w:rsidRPr="001C1E50">
        <w:rPr>
          <w:rFonts w:ascii="Times New Roman" w:eastAsia="Times New Roman" w:hAnsi="Times New Roman" w:cs="Times New Roman"/>
          <w:color w:val="000000"/>
          <w:kern w:val="0"/>
          <w:sz w:val="24"/>
          <w:szCs w:val="24"/>
          <w14:ligatures w14:val="none"/>
        </w:rPr>
        <w:t>between the pump and the probe</w:t>
      </w:r>
      <w:r w:rsidR="00AA31B9">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6</w:t>
      </w:r>
      <w:r w:rsidR="00AA31B9">
        <w:rPr>
          <w:rFonts w:ascii="Times New Roman" w:eastAsia="Times New Roman" w:hAnsi="Times New Roman" w:cs="Times New Roman"/>
          <w:color w:val="000000"/>
          <w:kern w:val="0"/>
          <w:sz w:val="24"/>
          <w:szCs w:val="24"/>
          <w14:ligatures w14:val="none"/>
        </w:rPr>
        <w:t>b)</w:t>
      </w:r>
      <w:r w:rsidR="000B4FF9" w:rsidRPr="001C1E50">
        <w:rPr>
          <w:rFonts w:ascii="Times New Roman" w:eastAsia="Times New Roman" w:hAnsi="Times New Roman" w:cs="Times New Roman"/>
          <w:color w:val="000000"/>
          <w:kern w:val="0"/>
          <w:sz w:val="24"/>
          <w:szCs w:val="24"/>
          <w14:ligatures w14:val="none"/>
        </w:rPr>
        <w:t>.</w:t>
      </w:r>
      <w:r w:rsidR="007B0891">
        <w:rPr>
          <w:rFonts w:ascii="Times New Roman" w:eastAsia="Times New Roman" w:hAnsi="Times New Roman" w:cs="Times New Roman"/>
          <w:color w:val="000000"/>
          <w:kern w:val="0"/>
          <w:sz w:val="24"/>
          <w:szCs w:val="24"/>
          <w14:ligatures w14:val="none"/>
        </w:rPr>
        <w:t xml:space="preserve"> </w:t>
      </w:r>
      <w:r w:rsidR="007D36AB" w:rsidRPr="001C1E50">
        <w:rPr>
          <w:rFonts w:ascii="Times New Roman" w:eastAsia="Times New Roman" w:hAnsi="Times New Roman" w:cs="Times New Roman"/>
          <w:color w:val="000000"/>
          <w:kern w:val="0"/>
          <w:sz w:val="24"/>
          <w:szCs w:val="24"/>
          <w14:ligatures w14:val="none"/>
        </w:rPr>
        <w:t>Th</w:t>
      </w:r>
      <w:r w:rsidR="007D36AB">
        <w:rPr>
          <w:rFonts w:ascii="Times New Roman" w:eastAsia="Times New Roman" w:hAnsi="Times New Roman" w:cs="Times New Roman"/>
          <w:color w:val="000000"/>
          <w:kern w:val="0"/>
          <w:sz w:val="24"/>
          <w:szCs w:val="24"/>
          <w14:ligatures w14:val="none"/>
        </w:rPr>
        <w:t>is second type of scan is</w:t>
      </w:r>
      <w:r w:rsidR="007D36AB" w:rsidRPr="001C1E50">
        <w:rPr>
          <w:rFonts w:ascii="Times New Roman" w:eastAsia="Times New Roman" w:hAnsi="Times New Roman" w:cs="Times New Roman"/>
          <w:color w:val="000000"/>
          <w:kern w:val="0"/>
          <w:sz w:val="24"/>
          <w:szCs w:val="24"/>
          <w14:ligatures w14:val="none"/>
        </w:rPr>
        <w:t xml:space="preserve"> </w:t>
      </w:r>
      <w:proofErr w:type="gramStart"/>
      <w:r w:rsidR="007D36AB" w:rsidRPr="001C1E50">
        <w:rPr>
          <w:rFonts w:ascii="Times New Roman" w:eastAsia="Times New Roman" w:hAnsi="Times New Roman" w:cs="Times New Roman"/>
          <w:color w:val="000000"/>
          <w:kern w:val="0"/>
          <w:sz w:val="24"/>
          <w:szCs w:val="24"/>
          <w14:ligatures w14:val="none"/>
        </w:rPr>
        <w:t>similar to</w:t>
      </w:r>
      <w:proofErr w:type="gramEnd"/>
      <w:r w:rsidR="007D36AB" w:rsidRPr="001C1E50">
        <w:rPr>
          <w:rFonts w:ascii="Times New Roman" w:eastAsia="Times New Roman" w:hAnsi="Times New Roman" w:cs="Times New Roman"/>
          <w:color w:val="000000"/>
          <w:kern w:val="0"/>
          <w:sz w:val="24"/>
          <w:szCs w:val="24"/>
          <w14:ligatures w14:val="none"/>
        </w:rPr>
        <w:t xml:space="preserve"> the </w:t>
      </w:r>
      <w:r w:rsidR="007D36AB">
        <w:rPr>
          <w:rFonts w:ascii="Times New Roman" w:eastAsia="Times New Roman" w:hAnsi="Times New Roman" w:cs="Times New Roman"/>
          <w:color w:val="000000"/>
          <w:kern w:val="0"/>
          <w:sz w:val="24"/>
          <w:szCs w:val="24"/>
          <w14:ligatures w14:val="none"/>
        </w:rPr>
        <w:t>measurements</w:t>
      </w:r>
      <w:r w:rsidR="007D36AB" w:rsidRPr="001C1E50">
        <w:rPr>
          <w:rFonts w:ascii="Times New Roman" w:eastAsia="Times New Roman" w:hAnsi="Times New Roman" w:cs="Times New Roman"/>
          <w:color w:val="000000"/>
          <w:kern w:val="0"/>
          <w:sz w:val="24"/>
          <w:szCs w:val="24"/>
          <w14:ligatures w14:val="none"/>
        </w:rPr>
        <w:t xml:space="preserve"> we </w:t>
      </w:r>
      <w:r w:rsidR="007D36AB">
        <w:rPr>
          <w:rFonts w:ascii="Times New Roman" w:eastAsia="Times New Roman" w:hAnsi="Times New Roman" w:cs="Times New Roman"/>
          <w:color w:val="000000"/>
          <w:kern w:val="0"/>
          <w:sz w:val="24"/>
          <w:szCs w:val="24"/>
          <w14:ligatures w14:val="none"/>
        </w:rPr>
        <w:t>took</w:t>
      </w:r>
      <w:r w:rsidR="007D36AB" w:rsidRPr="001C1E50">
        <w:rPr>
          <w:rFonts w:ascii="Times New Roman" w:eastAsia="Times New Roman" w:hAnsi="Times New Roman" w:cs="Times New Roman"/>
          <w:color w:val="000000"/>
          <w:kern w:val="0"/>
          <w:sz w:val="24"/>
          <w:szCs w:val="24"/>
          <w14:ligatures w14:val="none"/>
        </w:rPr>
        <w:t xml:space="preserve"> in the static transmission case, yet </w:t>
      </w:r>
      <w:r w:rsidR="007D36AB">
        <w:rPr>
          <w:rFonts w:ascii="Times New Roman" w:eastAsia="Times New Roman" w:hAnsi="Times New Roman" w:cs="Times New Roman"/>
          <w:color w:val="000000"/>
          <w:kern w:val="0"/>
          <w:sz w:val="24"/>
          <w:szCs w:val="24"/>
          <w14:ligatures w14:val="none"/>
        </w:rPr>
        <w:t xml:space="preserve">we measured </w:t>
      </w:r>
      <w:r w:rsidR="007D36AB" w:rsidRPr="001C1E50">
        <w:rPr>
          <w:rFonts w:ascii="Times New Roman" w:eastAsia="Times New Roman" w:hAnsi="Times New Roman" w:cs="Times New Roman"/>
          <w:color w:val="000000"/>
          <w:kern w:val="0"/>
          <w:sz w:val="24"/>
          <w:szCs w:val="24"/>
          <w14:ligatures w14:val="none"/>
        </w:rPr>
        <w:t xml:space="preserve">at various </w:t>
      </w:r>
      <w:r w:rsidR="007D36AB">
        <w:rPr>
          <w:rFonts w:ascii="Times New Roman" w:eastAsia="Times New Roman" w:hAnsi="Times New Roman" w:cs="Times New Roman"/>
          <w:color w:val="000000"/>
          <w:kern w:val="0"/>
          <w:sz w:val="24"/>
          <w:szCs w:val="24"/>
          <w14:ligatures w14:val="none"/>
        </w:rPr>
        <w:t>delays</w:t>
      </w:r>
      <w:r w:rsidR="007D36AB" w:rsidRPr="001C1E50">
        <w:rPr>
          <w:rFonts w:ascii="Times New Roman" w:eastAsia="Times New Roman" w:hAnsi="Times New Roman" w:cs="Times New Roman"/>
          <w:color w:val="000000"/>
          <w:kern w:val="0"/>
          <w:sz w:val="24"/>
          <w:szCs w:val="24"/>
          <w14:ligatures w14:val="none"/>
        </w:rPr>
        <w:t xml:space="preserve"> after the pump pulse to understand how the material’s dynamics</w:t>
      </w:r>
      <w:r w:rsidR="008D4E2E">
        <w:rPr>
          <w:rFonts w:ascii="Times New Roman" w:eastAsia="Times New Roman" w:hAnsi="Times New Roman" w:cs="Times New Roman"/>
          <w:color w:val="000000"/>
          <w:kern w:val="0"/>
          <w:sz w:val="24"/>
          <w:szCs w:val="24"/>
          <w14:ligatures w14:val="none"/>
        </w:rPr>
        <w:t xml:space="preserve"> change</w:t>
      </w:r>
      <w:r w:rsidR="007D36AB">
        <w:rPr>
          <w:rFonts w:ascii="Times New Roman" w:eastAsia="Times New Roman" w:hAnsi="Times New Roman" w:cs="Times New Roman"/>
          <w:color w:val="000000"/>
          <w:kern w:val="0"/>
          <w:sz w:val="24"/>
          <w:szCs w:val="24"/>
          <w14:ligatures w14:val="none"/>
        </w:rPr>
        <w:t xml:space="preserve"> with time</w:t>
      </w:r>
      <w:r w:rsidR="007D36AB" w:rsidRPr="001C1E50">
        <w:rPr>
          <w:rFonts w:ascii="Times New Roman" w:eastAsia="Times New Roman" w:hAnsi="Times New Roman" w:cs="Times New Roman"/>
          <w:color w:val="000000"/>
          <w:kern w:val="0"/>
          <w:sz w:val="24"/>
          <w:szCs w:val="24"/>
          <w14:ligatures w14:val="none"/>
        </w:rPr>
        <w:t xml:space="preserve"> due to the </w:t>
      </w:r>
      <w:r w:rsidR="007D36AB">
        <w:rPr>
          <w:rFonts w:ascii="Times New Roman" w:eastAsia="Times New Roman" w:hAnsi="Times New Roman" w:cs="Times New Roman"/>
          <w:color w:val="000000"/>
          <w:kern w:val="0"/>
          <w:sz w:val="24"/>
          <w:szCs w:val="24"/>
          <w14:ligatures w14:val="none"/>
        </w:rPr>
        <w:t>photo-doping</w:t>
      </w:r>
      <w:r w:rsidR="007D36AB" w:rsidRPr="001C1E50">
        <w:rPr>
          <w:rFonts w:ascii="Times New Roman" w:eastAsia="Times New Roman" w:hAnsi="Times New Roman" w:cs="Times New Roman"/>
          <w:color w:val="000000"/>
          <w:kern w:val="0"/>
          <w:sz w:val="24"/>
          <w:szCs w:val="24"/>
          <w14:ligatures w14:val="none"/>
        </w:rPr>
        <w:t>. </w:t>
      </w:r>
      <w:r w:rsidR="007D36AB">
        <w:rPr>
          <w:rFonts w:ascii="Times New Roman" w:eastAsia="Times New Roman" w:hAnsi="Times New Roman" w:cs="Times New Roman"/>
          <w:color w:val="000000"/>
          <w:kern w:val="0"/>
          <w:sz w:val="24"/>
          <w:szCs w:val="24"/>
          <w14:ligatures w14:val="none"/>
        </w:rPr>
        <w:t xml:space="preserve">We understand the principal exponential fit in Fig </w:t>
      </w:r>
      <w:r w:rsidR="001D3692">
        <w:rPr>
          <w:rFonts w:ascii="Times New Roman" w:eastAsia="Times New Roman" w:hAnsi="Times New Roman" w:cs="Times New Roman"/>
          <w:color w:val="000000"/>
          <w:kern w:val="0"/>
          <w:sz w:val="24"/>
          <w:szCs w:val="24"/>
          <w14:ligatures w14:val="none"/>
        </w:rPr>
        <w:t>6</w:t>
      </w:r>
      <w:r w:rsidR="007D36AB">
        <w:rPr>
          <w:rFonts w:ascii="Times New Roman" w:eastAsia="Times New Roman" w:hAnsi="Times New Roman" w:cs="Times New Roman"/>
          <w:color w:val="000000"/>
          <w:kern w:val="0"/>
          <w:sz w:val="24"/>
          <w:szCs w:val="24"/>
          <w14:ligatures w14:val="none"/>
        </w:rPr>
        <w:t xml:space="preserve">a as being a vertical slice of Fig </w:t>
      </w:r>
      <w:r w:rsidR="001D3692">
        <w:rPr>
          <w:rFonts w:ascii="Times New Roman" w:eastAsia="Times New Roman" w:hAnsi="Times New Roman" w:cs="Times New Roman"/>
          <w:color w:val="000000"/>
          <w:kern w:val="0"/>
          <w:sz w:val="24"/>
          <w:szCs w:val="24"/>
          <w14:ligatures w14:val="none"/>
        </w:rPr>
        <w:t>6</w:t>
      </w:r>
      <w:r w:rsidR="007D36AB">
        <w:rPr>
          <w:rFonts w:ascii="Times New Roman" w:eastAsia="Times New Roman" w:hAnsi="Times New Roman" w:cs="Times New Roman"/>
          <w:color w:val="000000"/>
          <w:kern w:val="0"/>
          <w:sz w:val="24"/>
          <w:szCs w:val="24"/>
          <w14:ligatures w14:val="none"/>
        </w:rPr>
        <w:t xml:space="preserve">b if Fig </w:t>
      </w:r>
      <w:r w:rsidR="001D3692">
        <w:rPr>
          <w:rFonts w:ascii="Times New Roman" w:eastAsia="Times New Roman" w:hAnsi="Times New Roman" w:cs="Times New Roman"/>
          <w:color w:val="000000"/>
          <w:kern w:val="0"/>
          <w:sz w:val="24"/>
          <w:szCs w:val="24"/>
          <w14:ligatures w14:val="none"/>
        </w:rPr>
        <w:t>6</w:t>
      </w:r>
      <w:r w:rsidR="007D36AB">
        <w:rPr>
          <w:rFonts w:ascii="Times New Roman" w:eastAsia="Times New Roman" w:hAnsi="Times New Roman" w:cs="Times New Roman"/>
          <w:color w:val="000000"/>
          <w:kern w:val="0"/>
          <w:sz w:val="24"/>
          <w:szCs w:val="24"/>
          <w14:ligatures w14:val="none"/>
        </w:rPr>
        <w:t>b was in the time domain</w:t>
      </w:r>
      <w:r w:rsidR="00EF70C3">
        <w:rPr>
          <w:rFonts w:ascii="Times New Roman" w:eastAsia="Times New Roman" w:hAnsi="Times New Roman" w:cs="Times New Roman"/>
          <w:color w:val="000000"/>
          <w:kern w:val="0"/>
          <w:sz w:val="24"/>
          <w:szCs w:val="24"/>
          <w14:ligatures w14:val="none"/>
        </w:rPr>
        <w:t>;</w:t>
      </w:r>
      <w:r w:rsidR="007D36AB">
        <w:rPr>
          <w:rFonts w:ascii="Times New Roman" w:eastAsia="Times New Roman" w:hAnsi="Times New Roman" w:cs="Times New Roman"/>
          <w:color w:val="000000"/>
          <w:kern w:val="0"/>
          <w:sz w:val="24"/>
          <w:szCs w:val="24"/>
          <w14:ligatures w14:val="none"/>
        </w:rPr>
        <w:t xml:space="preserve"> not yet Fourier transformed </w:t>
      </w:r>
      <w:r w:rsidR="00750E01">
        <w:rPr>
          <w:rFonts w:ascii="Times New Roman" w:eastAsia="Times New Roman" w:hAnsi="Times New Roman" w:cs="Times New Roman"/>
          <w:color w:val="000000"/>
          <w:kern w:val="0"/>
          <w:sz w:val="24"/>
          <w:szCs w:val="24"/>
          <w14:ligatures w14:val="none"/>
        </w:rPr>
        <w:t xml:space="preserve">from time </w:t>
      </w:r>
      <w:r w:rsidR="007D36AB">
        <w:rPr>
          <w:rFonts w:ascii="Times New Roman" w:eastAsia="Times New Roman" w:hAnsi="Times New Roman" w:cs="Times New Roman"/>
          <w:color w:val="000000"/>
          <w:kern w:val="0"/>
          <w:sz w:val="24"/>
          <w:szCs w:val="24"/>
          <w14:ligatures w14:val="none"/>
        </w:rPr>
        <w:t xml:space="preserve">to the frequency domain. </w:t>
      </w:r>
      <w:r w:rsidR="007830B1">
        <w:rPr>
          <w:rFonts w:ascii="Times New Roman" w:eastAsia="Times New Roman" w:hAnsi="Times New Roman" w:cs="Times New Roman"/>
          <w:color w:val="000000"/>
          <w:kern w:val="0"/>
          <w:sz w:val="24"/>
          <w:szCs w:val="24"/>
          <w14:ligatures w14:val="none"/>
        </w:rPr>
        <w:t>As one notice</w:t>
      </w:r>
      <w:r w:rsidR="008D4E2E">
        <w:rPr>
          <w:rFonts w:ascii="Times New Roman" w:eastAsia="Times New Roman" w:hAnsi="Times New Roman" w:cs="Times New Roman"/>
          <w:color w:val="000000"/>
          <w:kern w:val="0"/>
          <w:sz w:val="24"/>
          <w:szCs w:val="24"/>
          <w14:ligatures w14:val="none"/>
        </w:rPr>
        <w:t>s</w:t>
      </w:r>
      <w:r w:rsidR="007830B1">
        <w:rPr>
          <w:rFonts w:ascii="Times New Roman" w:eastAsia="Times New Roman" w:hAnsi="Times New Roman" w:cs="Times New Roman"/>
          <w:color w:val="000000"/>
          <w:kern w:val="0"/>
          <w:sz w:val="24"/>
          <w:szCs w:val="24"/>
          <w14:ligatures w14:val="none"/>
        </w:rPr>
        <w:t xml:space="preserve">, Fig. 6b shows a </w:t>
      </w:r>
      <w:r w:rsidR="003E1163">
        <w:rPr>
          <w:rFonts w:ascii="Times New Roman" w:eastAsia="Times New Roman" w:hAnsi="Times New Roman" w:cs="Times New Roman"/>
          <w:color w:val="000000"/>
          <w:kern w:val="0"/>
          <w:sz w:val="24"/>
          <w:szCs w:val="24"/>
          <w14:ligatures w14:val="none"/>
        </w:rPr>
        <w:t xml:space="preserve">peak in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3E1163">
        <w:rPr>
          <w:rFonts w:ascii="Times New Roman" w:eastAsia="Times New Roman" w:hAnsi="Times New Roman" w:cs="Times New Roman"/>
          <w:color w:val="000000"/>
          <w:kern w:val="0"/>
          <w:sz w:val="24"/>
          <w:szCs w:val="24"/>
          <w14:ligatures w14:val="none"/>
        </w:rPr>
        <w:t xml:space="preserve"> </w:t>
      </w:r>
      <w:r w:rsidR="009C7977">
        <w:rPr>
          <w:rFonts w:ascii="Times New Roman" w:eastAsia="Times New Roman" w:hAnsi="Times New Roman" w:cs="Times New Roman"/>
          <w:color w:val="000000"/>
          <w:kern w:val="0"/>
          <w:sz w:val="24"/>
          <w:szCs w:val="24"/>
          <w14:ligatures w14:val="none"/>
        </w:rPr>
        <w:t xml:space="preserve">at 0 </w:t>
      </w:r>
      <w:proofErr w:type="spellStart"/>
      <w:r w:rsidR="009C7977">
        <w:rPr>
          <w:rFonts w:ascii="Times New Roman" w:eastAsia="Times New Roman" w:hAnsi="Times New Roman" w:cs="Times New Roman"/>
          <w:color w:val="000000"/>
          <w:kern w:val="0"/>
          <w:sz w:val="24"/>
          <w:szCs w:val="24"/>
          <w14:ligatures w14:val="none"/>
        </w:rPr>
        <w:t>ps</w:t>
      </w:r>
      <w:proofErr w:type="spellEnd"/>
      <w:r w:rsidR="009C7977">
        <w:rPr>
          <w:rFonts w:ascii="Times New Roman" w:eastAsia="Times New Roman" w:hAnsi="Times New Roman" w:cs="Times New Roman"/>
          <w:color w:val="000000"/>
          <w:kern w:val="0"/>
          <w:sz w:val="24"/>
          <w:szCs w:val="24"/>
          <w14:ligatures w14:val="none"/>
        </w:rPr>
        <w:t xml:space="preserve"> </w:t>
      </w:r>
      <w:r w:rsidR="003E1163">
        <w:rPr>
          <w:rFonts w:ascii="Times New Roman" w:eastAsia="Times New Roman" w:hAnsi="Times New Roman" w:cs="Times New Roman"/>
          <w:color w:val="000000"/>
          <w:kern w:val="0"/>
          <w:sz w:val="24"/>
          <w:szCs w:val="24"/>
          <w14:ligatures w14:val="none"/>
        </w:rPr>
        <w:t>with a quick decay</w:t>
      </w:r>
      <w:r w:rsidR="009142A7">
        <w:rPr>
          <w:rFonts w:ascii="Times New Roman" w:eastAsia="Times New Roman" w:hAnsi="Times New Roman" w:cs="Times New Roman"/>
          <w:color w:val="000000"/>
          <w:kern w:val="0"/>
          <w:sz w:val="24"/>
          <w:szCs w:val="24"/>
          <w14:ligatures w14:val="none"/>
        </w:rPr>
        <w:t xml:space="preserve"> ending before 1 </w:t>
      </w:r>
      <w:proofErr w:type="spellStart"/>
      <w:r w:rsidR="009142A7">
        <w:rPr>
          <w:rFonts w:ascii="Times New Roman" w:eastAsia="Times New Roman" w:hAnsi="Times New Roman" w:cs="Times New Roman"/>
          <w:color w:val="000000"/>
          <w:kern w:val="0"/>
          <w:sz w:val="24"/>
          <w:szCs w:val="24"/>
          <w14:ligatures w14:val="none"/>
        </w:rPr>
        <w:t>ps</w:t>
      </w:r>
      <w:proofErr w:type="spellEnd"/>
      <w:r w:rsidR="009142A7">
        <w:rPr>
          <w:rFonts w:ascii="Times New Roman" w:eastAsia="Times New Roman" w:hAnsi="Times New Roman" w:cs="Times New Roman"/>
          <w:color w:val="000000"/>
          <w:kern w:val="0"/>
          <w:sz w:val="24"/>
          <w:szCs w:val="24"/>
          <w14:ligatures w14:val="none"/>
        </w:rPr>
        <w:t xml:space="preserve"> and </w:t>
      </w:r>
      <w:r w:rsidR="007830B1">
        <w:rPr>
          <w:rFonts w:ascii="Times New Roman" w:eastAsia="Times New Roman" w:hAnsi="Times New Roman" w:cs="Times New Roman"/>
          <w:color w:val="000000"/>
          <w:kern w:val="0"/>
          <w:sz w:val="24"/>
          <w:szCs w:val="24"/>
          <w14:ligatures w14:val="none"/>
        </w:rPr>
        <w:t>a slow exponential decay afterwards.</w:t>
      </w:r>
    </w:p>
    <w:p w14:paraId="3FA90571" w14:textId="38B02935" w:rsidR="001C1E50" w:rsidRPr="001C1E50" w:rsidRDefault="00E14A1B"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w:t>
      </w:r>
      <w:r w:rsidR="001C1E50"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622DB31" wp14:editId="55C746F1">
            <wp:extent cx="2980135" cy="2089016"/>
            <wp:effectExtent l="0" t="0" r="0" b="6985"/>
            <wp:docPr id="719067687"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7687" name="Picture 4" descr="A graph of a func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48"/>
                    <a:stretch/>
                  </pic:blipFill>
                  <pic:spPr bwMode="auto">
                    <a:xfrm>
                      <a:off x="0" y="0"/>
                      <a:ext cx="2992655" cy="20977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b. </w:t>
      </w:r>
      <w:r w:rsidR="00B176EA">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7145CF" wp14:editId="20534790">
            <wp:extent cx="1623427" cy="2138724"/>
            <wp:effectExtent l="0" t="0" r="0" b="0"/>
            <wp:docPr id="1796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11"/>
                    <a:stretch/>
                  </pic:blipFill>
                  <pic:spPr bwMode="auto">
                    <a:xfrm>
                      <a:off x="0" y="0"/>
                      <a:ext cx="1638776" cy="2158946"/>
                    </a:xfrm>
                    <a:prstGeom prst="rect">
                      <a:avLst/>
                    </a:prstGeom>
                    <a:noFill/>
                    <a:ln>
                      <a:noFill/>
                    </a:ln>
                    <a:extLst>
                      <a:ext uri="{53640926-AAD7-44D8-BBD7-CCE9431645EC}">
                        <a14:shadowObscured xmlns:a14="http://schemas.microsoft.com/office/drawing/2010/main"/>
                      </a:ext>
                    </a:extLst>
                  </pic:spPr>
                </pic:pic>
              </a:graphicData>
            </a:graphic>
          </wp:inline>
        </w:drawing>
      </w:r>
    </w:p>
    <w:p w14:paraId="52428522" w14:textId="2679AC41"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D3692">
        <w:rPr>
          <w:rFonts w:ascii="Times New Roman" w:eastAsia="Times New Roman" w:hAnsi="Times New Roman" w:cs="Times New Roman"/>
          <w:color w:val="000000"/>
          <w:kern w:val="0"/>
          <w:sz w:val="24"/>
          <w:szCs w:val="24"/>
          <w14:ligatures w14:val="none"/>
        </w:rPr>
        <w:t>6</w:t>
      </w:r>
      <w:r w:rsidRPr="001C1E50">
        <w:rPr>
          <w:rFonts w:ascii="Times New Roman" w:eastAsia="Times New Roman" w:hAnsi="Times New Roman" w:cs="Times New Roman"/>
          <w:color w:val="000000"/>
          <w:kern w:val="0"/>
          <w:sz w:val="24"/>
          <w:szCs w:val="24"/>
          <w14:ligatures w14:val="none"/>
        </w:rPr>
        <w:t>:</w:t>
      </w:r>
      <w:r w:rsidR="00475024">
        <w:rPr>
          <w:rFonts w:ascii="Times New Roman" w:eastAsia="Times New Roman" w:hAnsi="Times New Roman" w:cs="Times New Roman"/>
          <w:color w:val="000000"/>
          <w:kern w:val="0"/>
          <w:sz w:val="24"/>
          <w:szCs w:val="24"/>
          <w14:ligatures w14:val="none"/>
        </w:rPr>
        <w:t xml:space="preserve"> Pump probe THz spectroscopy results.</w:t>
      </w:r>
      <w:r w:rsidRPr="001C1E50">
        <w:rPr>
          <w:rFonts w:ascii="Times New Roman" w:eastAsia="Times New Roman" w:hAnsi="Times New Roman" w:cs="Times New Roman"/>
          <w:color w:val="000000"/>
          <w:kern w:val="0"/>
          <w:sz w:val="24"/>
          <w:szCs w:val="24"/>
          <w14:ligatures w14:val="none"/>
        </w:rPr>
        <w:t xml:space="preserve"> </w:t>
      </w:r>
      <w:r w:rsidR="005B2F05">
        <w:rPr>
          <w:rFonts w:ascii="Times New Roman" w:eastAsia="Times New Roman" w:hAnsi="Times New Roman" w:cs="Times New Roman"/>
          <w:color w:val="000000"/>
          <w:kern w:val="0"/>
          <w:sz w:val="24"/>
          <w:szCs w:val="24"/>
          <w14:ligatures w14:val="none"/>
        </w:rPr>
        <w:t xml:space="preserve">a) </w:t>
      </w:r>
      <w:r w:rsidRPr="001C1E50">
        <w:rPr>
          <w:rFonts w:ascii="Times New Roman" w:eastAsia="Times New Roman" w:hAnsi="Times New Roman" w:cs="Times New Roman"/>
          <w:color w:val="000000"/>
          <w:kern w:val="0"/>
          <w:sz w:val="24"/>
          <w:szCs w:val="24"/>
          <w14:ligatures w14:val="none"/>
        </w:rPr>
        <w:t>Exponential fitting of pump-probe scan a</w:t>
      </w:r>
      <w:r w:rsidR="007B0891">
        <w:rPr>
          <w:rFonts w:ascii="Times New Roman" w:eastAsia="Times New Roman" w:hAnsi="Times New Roman" w:cs="Times New Roman"/>
          <w:color w:val="000000"/>
          <w:kern w:val="0"/>
          <w:sz w:val="24"/>
          <w:szCs w:val="24"/>
          <w14:ligatures w14:val="none"/>
        </w:rPr>
        <w:t>long the Cu-O chain direction</w:t>
      </w:r>
      <w:r w:rsidR="00AA4744">
        <w:rPr>
          <w:rFonts w:ascii="Times New Roman" w:eastAsia="Times New Roman" w:hAnsi="Times New Roman" w:cs="Times New Roman"/>
          <w:color w:val="000000"/>
          <w:kern w:val="0"/>
          <w:sz w:val="24"/>
          <w:szCs w:val="24"/>
          <w14:ligatures w14:val="none"/>
        </w:rPr>
        <w:t xml:space="preserve"> as a measure of the </w:t>
      </w:r>
      <w:r w:rsidR="00101C40">
        <w:rPr>
          <w:rFonts w:ascii="Times New Roman" w:eastAsia="Times New Roman" w:hAnsi="Times New Roman" w:cs="Times New Roman"/>
          <w:color w:val="000000"/>
          <w:kern w:val="0"/>
          <w:sz w:val="24"/>
          <w:szCs w:val="24"/>
          <w14:ligatures w14:val="none"/>
        </w:rPr>
        <w:t xml:space="preserve">change in the electric field, hence the </w:t>
      </w:r>
      <w:r w:rsidR="00AA4744">
        <w:rPr>
          <w:rFonts w:ascii="Times New Roman" w:eastAsia="Times New Roman" w:hAnsi="Times New Roman" w:cs="Times New Roman"/>
          <w:color w:val="000000"/>
          <w:kern w:val="0"/>
          <w:sz w:val="24"/>
          <w:szCs w:val="24"/>
          <w14:ligatures w14:val="none"/>
        </w:rPr>
        <w:t>induced electric field</w:t>
      </w:r>
      <w:r w:rsidRPr="001C1E50">
        <w:rPr>
          <w:rFonts w:ascii="Times New Roman" w:eastAsia="Times New Roman" w:hAnsi="Times New Roman" w:cs="Times New Roman"/>
          <w:color w:val="000000"/>
          <w:kern w:val="0"/>
          <w:sz w:val="24"/>
          <w:szCs w:val="24"/>
          <w14:ligatures w14:val="none"/>
        </w:rPr>
        <w:t>.</w:t>
      </w:r>
      <w:r w:rsidR="001E5F89">
        <w:rPr>
          <w:rFonts w:ascii="Times New Roman" w:eastAsia="Times New Roman" w:hAnsi="Times New Roman" w:cs="Times New Roman"/>
          <w:color w:val="000000"/>
          <w:kern w:val="0"/>
          <w:sz w:val="24"/>
          <w:szCs w:val="24"/>
          <w14:ligatures w14:val="none"/>
        </w:rPr>
        <w:t xml:space="preserve"> The </w:t>
      </w:r>
      <w:r w:rsidR="001E5F89" w:rsidRPr="00B67682">
        <w:rPr>
          <w:rFonts w:ascii="Times New Roman" w:eastAsia="Times New Roman" w:hAnsi="Times New Roman" w:cs="Times New Roman"/>
          <w:color w:val="000000"/>
          <w:kern w:val="0"/>
          <w:sz w:val="24"/>
          <w:szCs w:val="24"/>
          <w14:ligatures w14:val="none"/>
        </w:rPr>
        <w:t>main exponent</w:t>
      </w:r>
      <w:r w:rsidR="00AA4744" w:rsidRPr="00B67682">
        <w:rPr>
          <w:rFonts w:ascii="Times New Roman" w:eastAsia="Times New Roman" w:hAnsi="Times New Roman" w:cs="Times New Roman"/>
          <w:color w:val="000000"/>
          <w:kern w:val="0"/>
          <w:sz w:val="24"/>
          <w:szCs w:val="24"/>
          <w14:ligatures w14:val="none"/>
        </w:rPr>
        <w:t>ial</w:t>
      </w:r>
      <w:r w:rsidR="001E5F89" w:rsidRPr="00B67682">
        <w:rPr>
          <w:rFonts w:ascii="Times New Roman" w:eastAsia="Times New Roman" w:hAnsi="Times New Roman" w:cs="Times New Roman"/>
          <w:color w:val="000000"/>
          <w:kern w:val="0"/>
          <w:sz w:val="24"/>
          <w:szCs w:val="24"/>
          <w14:ligatures w14:val="none"/>
        </w:rPr>
        <w:t xml:space="preserve"> fit is broken down into three parts to illustrate the different relaxation </w:t>
      </w:r>
      <w:r w:rsidR="00AA4744" w:rsidRPr="006F1A99">
        <w:rPr>
          <w:rFonts w:ascii="Times New Roman" w:eastAsia="Times New Roman" w:hAnsi="Times New Roman" w:cs="Times New Roman"/>
          <w:kern w:val="0"/>
          <w:sz w:val="24"/>
          <w:szCs w:val="24"/>
          <w14:ligatures w14:val="none"/>
        </w:rPr>
        <w:t>times</w:t>
      </w:r>
      <w:r w:rsidR="001E5F89" w:rsidRPr="006F1A99">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 xml:space="preserve">₁ </m:t>
        </m:r>
      </m:oMath>
      <w:r w:rsidR="006F1A99" w:rsidRPr="006F1A99">
        <w:rPr>
          <w:rFonts w:ascii="Times New Roman" w:eastAsia="Times New Roman" w:hAnsi="Times New Roman" w:cs="Times New Roman"/>
          <w:sz w:val="24"/>
          <w:szCs w:val="24"/>
          <w:shd w:val="clear" w:color="auto" w:fill="FFFFFF"/>
        </w:rPr>
        <w:t>= 0.8 ps</w:t>
      </w:r>
      <w:r w:rsidR="001E5F89" w:rsidRPr="006F1A99">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₂</m:t>
        </m:r>
      </m:oMath>
      <w:r w:rsidR="006F1A99" w:rsidRPr="006F1A99">
        <w:rPr>
          <w:rFonts w:ascii="Times New Roman" w:eastAsia="Times New Roman" w:hAnsi="Times New Roman" w:cs="Times New Roman"/>
          <w:sz w:val="24"/>
          <w:szCs w:val="24"/>
          <w:shd w:val="clear" w:color="auto" w:fill="FFFFFF"/>
        </w:rPr>
        <w:t xml:space="preserve"> = 7 ps</w:t>
      </w:r>
      <w:r w:rsidR="00B67682" w:rsidRPr="006F1A99">
        <w:rPr>
          <w:rFonts w:ascii="Times New Roman" w:eastAsia="Times New Roman" w:hAnsi="Times New Roman" w:cs="Times New Roman"/>
          <w:sz w:val="24"/>
          <w:szCs w:val="24"/>
          <w:shd w:val="clear" w:color="auto" w:fill="FFFFFF"/>
        </w:rPr>
        <w:t xml:space="preserve">, </w:t>
      </w:r>
      <w:r w:rsidR="001E5F89" w:rsidRPr="006F1A99">
        <w:rPr>
          <w:rFonts w:ascii="Times New Roman" w:eastAsia="Times New Roman" w:hAnsi="Times New Roman" w:cs="Times New Roman"/>
          <w:kern w:val="0"/>
          <w:sz w:val="24"/>
          <w:szCs w:val="24"/>
          <w14:ligatures w14:val="none"/>
        </w:rPr>
        <w:t>and a constant background C</w:t>
      </w:r>
      <w:r w:rsidR="006F1A99">
        <w:rPr>
          <w:rFonts w:ascii="Times New Roman" w:eastAsia="Times New Roman" w:hAnsi="Times New Roman" w:cs="Times New Roman"/>
          <w:kern w:val="0"/>
          <w:sz w:val="24"/>
          <w:szCs w:val="24"/>
          <w14:ligatures w14:val="none"/>
        </w:rPr>
        <w:t>.</w:t>
      </w:r>
      <w:r w:rsidR="005B2F05" w:rsidRPr="006F1A99">
        <w:rPr>
          <w:rFonts w:ascii="Times New Roman" w:eastAsia="Times New Roman" w:hAnsi="Times New Roman" w:cs="Times New Roman"/>
          <w:kern w:val="0"/>
          <w:sz w:val="24"/>
          <w:szCs w:val="24"/>
          <w14:ligatures w14:val="none"/>
        </w:rPr>
        <w:t xml:space="preserve"> b) </w:t>
      </w:r>
      <w:r w:rsidR="002C5911" w:rsidRPr="006F1A99">
        <w:rPr>
          <w:rFonts w:ascii="Times New Roman" w:eastAsia="Times New Roman" w:hAnsi="Times New Roman" w:cs="Times New Roman"/>
          <w:kern w:val="0"/>
          <w:sz w:val="24"/>
          <w:szCs w:val="24"/>
          <w14:ligatures w14:val="none"/>
        </w:rPr>
        <w:t>Change in electric field as a function of time and frequency.</w:t>
      </w:r>
      <w:r w:rsidR="00281CA9" w:rsidRPr="006F1A99">
        <w:rPr>
          <w:rFonts w:ascii="Times New Roman" w:eastAsia="Times New Roman" w:hAnsi="Times New Roman" w:cs="Times New Roman"/>
          <w:kern w:val="0"/>
          <w:sz w:val="24"/>
          <w:szCs w:val="24"/>
          <w14:ligatures w14:val="none"/>
        </w:rPr>
        <w:t xml:space="preserve"> </w:t>
      </w:r>
    </w:p>
    <w:p w14:paraId="397A5415" w14:textId="77777777" w:rsidR="006F1A99" w:rsidRPr="006F1A99" w:rsidRDefault="006F1A99" w:rsidP="002304D0">
      <w:pPr>
        <w:spacing w:after="0" w:line="240" w:lineRule="auto"/>
        <w:rPr>
          <w:rFonts w:ascii="Times New Roman" w:eastAsia="Times New Roman" w:hAnsi="Times New Roman" w:cs="Times New Roman"/>
          <w:kern w:val="0"/>
          <w:sz w:val="24"/>
          <w:szCs w:val="24"/>
          <w14:ligatures w14:val="none"/>
        </w:rPr>
      </w:pPr>
    </w:p>
    <w:p w14:paraId="0D9DA059" w14:textId="231D6361" w:rsidR="002304D0" w:rsidRPr="006F1A99" w:rsidRDefault="002304D0" w:rsidP="002304D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Discussion</w:t>
      </w:r>
    </w:p>
    <w:p w14:paraId="6672BF64" w14:textId="5143E9C6" w:rsidR="00AA31B9" w:rsidRDefault="007D36AB" w:rsidP="00583803">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We first </w:t>
      </w:r>
      <w:r w:rsidR="00101C40">
        <w:rPr>
          <w:rFonts w:ascii="Times New Roman" w:eastAsia="Times New Roman" w:hAnsi="Times New Roman" w:cs="Times New Roman"/>
          <w:color w:val="000000"/>
          <w:kern w:val="0"/>
          <w:sz w:val="24"/>
          <w:szCs w:val="24"/>
          <w14:ligatures w14:val="none"/>
        </w:rPr>
        <w:t>look</w:t>
      </w:r>
      <w:r w:rsidR="009C7977">
        <w:rPr>
          <w:rFonts w:ascii="Times New Roman" w:eastAsia="Times New Roman" w:hAnsi="Times New Roman" w:cs="Times New Roman"/>
          <w:color w:val="000000"/>
          <w:kern w:val="0"/>
          <w:sz w:val="24"/>
          <w:szCs w:val="24"/>
          <w14:ligatures w14:val="none"/>
        </w:rPr>
        <w:t>ed</w:t>
      </w:r>
      <w:r w:rsidR="00101C40">
        <w:rPr>
          <w:rFonts w:ascii="Times New Roman" w:eastAsia="Times New Roman" w:hAnsi="Times New Roman" w:cs="Times New Roman"/>
          <w:color w:val="000000"/>
          <w:kern w:val="0"/>
          <w:sz w:val="24"/>
          <w:szCs w:val="24"/>
          <w14:ligatures w14:val="none"/>
        </w:rPr>
        <w:t xml:space="preserve"> at</w:t>
      </w:r>
      <w:r>
        <w:rPr>
          <w:rFonts w:ascii="Times New Roman" w:eastAsia="Times New Roman" w:hAnsi="Times New Roman" w:cs="Times New Roman"/>
          <w:color w:val="000000"/>
          <w:kern w:val="0"/>
          <w:sz w:val="24"/>
          <w:szCs w:val="24"/>
          <w14:ligatures w14:val="none"/>
        </w:rPr>
        <w:t xml:space="preserve"> the results of the static transmission measurements as this data tells us about the properties of the material </w:t>
      </w:r>
      <w:r w:rsidR="00EF70C3">
        <w:rPr>
          <w:rFonts w:ascii="Times New Roman" w:eastAsia="Times New Roman" w:hAnsi="Times New Roman" w:cs="Times New Roman"/>
          <w:color w:val="000000"/>
          <w:kern w:val="0"/>
          <w:sz w:val="24"/>
          <w:szCs w:val="24"/>
          <w14:ligatures w14:val="none"/>
        </w:rPr>
        <w:t>be</w:t>
      </w:r>
      <w:r w:rsidR="007830B1">
        <w:rPr>
          <w:rFonts w:ascii="Times New Roman" w:eastAsia="Times New Roman" w:hAnsi="Times New Roman" w:cs="Times New Roman"/>
          <w:color w:val="000000"/>
          <w:kern w:val="0"/>
          <w:sz w:val="24"/>
          <w:szCs w:val="24"/>
          <w14:ligatures w14:val="none"/>
        </w:rPr>
        <w:t xml:space="preserve">fore we </w:t>
      </w:r>
      <w:r w:rsidR="00B45480">
        <w:rPr>
          <w:rFonts w:ascii="Times New Roman" w:eastAsia="Times New Roman" w:hAnsi="Times New Roman" w:cs="Times New Roman"/>
          <w:color w:val="000000"/>
          <w:kern w:val="0"/>
          <w:sz w:val="24"/>
          <w:szCs w:val="24"/>
          <w14:ligatures w14:val="none"/>
        </w:rPr>
        <w:t>study</w:t>
      </w:r>
      <w:r w:rsidR="007830B1">
        <w:rPr>
          <w:rFonts w:ascii="Times New Roman" w:eastAsia="Times New Roman" w:hAnsi="Times New Roman" w:cs="Times New Roman"/>
          <w:color w:val="000000"/>
          <w:kern w:val="0"/>
          <w:sz w:val="24"/>
          <w:szCs w:val="24"/>
          <w14:ligatures w14:val="none"/>
        </w:rPr>
        <w:t xml:space="preserve"> what happens to the material when we</w:t>
      </w:r>
      <w:r w:rsidR="00EF70C3">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photo-dope</w:t>
      </w:r>
      <w:r w:rsidR="00EF70C3">
        <w:rPr>
          <w:rFonts w:ascii="Times New Roman" w:eastAsia="Times New Roman" w:hAnsi="Times New Roman" w:cs="Times New Roman"/>
          <w:color w:val="000000"/>
          <w:kern w:val="0"/>
          <w:sz w:val="24"/>
          <w:szCs w:val="24"/>
          <w14:ligatures w14:val="none"/>
        </w:rPr>
        <w:t xml:space="preserve"> </w:t>
      </w:r>
      <w:r w:rsidR="001D1A53">
        <w:rPr>
          <w:rFonts w:ascii="Times New Roman" w:eastAsia="Times New Roman" w:hAnsi="Times New Roman" w:cs="Times New Roman"/>
          <w:color w:val="000000"/>
          <w:kern w:val="0"/>
          <w:sz w:val="24"/>
          <w:szCs w:val="24"/>
          <w14:ligatures w14:val="none"/>
        </w:rPr>
        <w:t>it</w:t>
      </w:r>
      <w:r w:rsidR="00026EBE">
        <w:rPr>
          <w:rFonts w:ascii="Times New Roman" w:eastAsia="Times New Roman" w:hAnsi="Times New Roman" w:cs="Times New Roman"/>
          <w:color w:val="000000"/>
          <w:kern w:val="0"/>
          <w:sz w:val="24"/>
          <w:szCs w:val="24"/>
          <w14:ligatures w14:val="none"/>
        </w:rPr>
        <w:t xml:space="preserve"> with </w:t>
      </w:r>
      <w:r>
        <w:rPr>
          <w:rFonts w:ascii="Times New Roman" w:eastAsia="Times New Roman" w:hAnsi="Times New Roman" w:cs="Times New Roman"/>
          <w:color w:val="000000"/>
          <w:kern w:val="0"/>
          <w:sz w:val="24"/>
          <w:szCs w:val="24"/>
          <w14:ligatures w14:val="none"/>
        </w:rPr>
        <w:t xml:space="preserve">a </w:t>
      </w:r>
      <w:r w:rsidR="001D3692">
        <w:rPr>
          <w:rFonts w:ascii="Times New Roman" w:eastAsia="Times New Roman" w:hAnsi="Times New Roman" w:cs="Times New Roman"/>
          <w:color w:val="000000"/>
          <w:kern w:val="0"/>
          <w:sz w:val="24"/>
          <w:szCs w:val="24"/>
          <w14:ligatures w14:val="none"/>
        </w:rPr>
        <w:t>pump</w:t>
      </w:r>
      <w:r>
        <w:rPr>
          <w:rFonts w:ascii="Times New Roman" w:eastAsia="Times New Roman" w:hAnsi="Times New Roman" w:cs="Times New Roman"/>
          <w:color w:val="000000"/>
          <w:kern w:val="0"/>
          <w:sz w:val="24"/>
          <w:szCs w:val="24"/>
          <w14:ligatures w14:val="none"/>
        </w:rPr>
        <w:t xml:space="preserve"> pulse. </w:t>
      </w:r>
      <w:r w:rsidR="00026EBE">
        <w:rPr>
          <w:rFonts w:ascii="Times New Roman" w:eastAsia="Times New Roman" w:hAnsi="Times New Roman" w:cs="Times New Roman"/>
          <w:color w:val="000000"/>
          <w:kern w:val="0"/>
          <w:sz w:val="24"/>
          <w:szCs w:val="24"/>
          <w14:ligatures w14:val="none"/>
        </w:rPr>
        <w:t xml:space="preserve">We </w:t>
      </w:r>
      <w:r w:rsidR="00AA31B9" w:rsidRPr="001C1E50">
        <w:rPr>
          <w:rFonts w:ascii="Times New Roman" w:eastAsia="Times New Roman" w:hAnsi="Times New Roman" w:cs="Times New Roman"/>
          <w:color w:val="000000"/>
          <w:kern w:val="0"/>
          <w:sz w:val="24"/>
          <w:szCs w:val="24"/>
          <w14:ligatures w14:val="none"/>
        </w:rPr>
        <w:t>Fourier transfor</w:t>
      </w:r>
      <w:r w:rsidR="00026EBE">
        <w:rPr>
          <w:rFonts w:ascii="Times New Roman" w:eastAsia="Times New Roman" w:hAnsi="Times New Roman" w:cs="Times New Roman"/>
          <w:color w:val="000000"/>
          <w:kern w:val="0"/>
          <w:sz w:val="24"/>
          <w:szCs w:val="24"/>
          <w14:ligatures w14:val="none"/>
        </w:rPr>
        <w:t>med</w:t>
      </w:r>
      <w:r w:rsidR="00AA31B9" w:rsidRPr="001C1E50">
        <w:rPr>
          <w:rFonts w:ascii="Times New Roman" w:eastAsia="Times New Roman" w:hAnsi="Times New Roman" w:cs="Times New Roman"/>
          <w:color w:val="000000"/>
          <w:kern w:val="0"/>
          <w:sz w:val="24"/>
          <w:szCs w:val="24"/>
          <w14:ligatures w14:val="none"/>
        </w:rPr>
        <w:t xml:space="preserve"> the</w:t>
      </w:r>
      <w:r w:rsidR="00AA31B9">
        <w:rPr>
          <w:rFonts w:ascii="Times New Roman" w:eastAsia="Times New Roman" w:hAnsi="Times New Roman" w:cs="Times New Roman"/>
          <w:color w:val="000000"/>
          <w:kern w:val="0"/>
          <w:sz w:val="24"/>
          <w:szCs w:val="24"/>
          <w14:ligatures w14:val="none"/>
        </w:rPr>
        <w:t xml:space="preserve"> time </w:t>
      </w:r>
      <w:r w:rsidR="00AB08CB">
        <w:rPr>
          <w:rFonts w:ascii="Times New Roman" w:eastAsia="Times New Roman" w:hAnsi="Times New Roman" w:cs="Times New Roman"/>
          <w:color w:val="000000"/>
          <w:kern w:val="0"/>
          <w:sz w:val="24"/>
          <w:szCs w:val="24"/>
          <w14:ligatures w14:val="none"/>
        </w:rPr>
        <w:t>domain</w:t>
      </w:r>
      <w:r w:rsidR="00AA31B9" w:rsidRPr="001C1E50">
        <w:rPr>
          <w:rFonts w:ascii="Times New Roman" w:eastAsia="Times New Roman" w:hAnsi="Times New Roman" w:cs="Times New Roman"/>
          <w:color w:val="000000"/>
          <w:kern w:val="0"/>
          <w:sz w:val="24"/>
          <w:szCs w:val="24"/>
          <w14:ligatures w14:val="none"/>
        </w:rPr>
        <w:t xml:space="preserve"> pulses</w:t>
      </w:r>
      <w:r w:rsidR="00AA31B9">
        <w:rPr>
          <w:rFonts w:ascii="Times New Roman" w:eastAsia="Times New Roman" w:hAnsi="Times New Roman" w:cs="Times New Roman"/>
          <w:color w:val="000000"/>
          <w:kern w:val="0"/>
          <w:sz w:val="24"/>
          <w:szCs w:val="24"/>
          <w14:ligatures w14:val="none"/>
        </w:rPr>
        <w:t xml:space="preserve"> from the static transmission measurements shown in Fig </w:t>
      </w:r>
      <w:r w:rsidR="00AB08CB">
        <w:rPr>
          <w:rFonts w:ascii="Times New Roman" w:eastAsia="Times New Roman" w:hAnsi="Times New Roman" w:cs="Times New Roman"/>
          <w:color w:val="000000"/>
          <w:kern w:val="0"/>
          <w:sz w:val="24"/>
          <w:szCs w:val="24"/>
          <w14:ligatures w14:val="none"/>
        </w:rPr>
        <w:t>4</w:t>
      </w:r>
      <w:r w:rsidR="00026EBE">
        <w:rPr>
          <w:rFonts w:ascii="Times New Roman" w:eastAsia="Times New Roman" w:hAnsi="Times New Roman" w:cs="Times New Roman"/>
          <w:color w:val="000000"/>
          <w:kern w:val="0"/>
          <w:sz w:val="24"/>
          <w:szCs w:val="24"/>
          <w14:ligatures w14:val="none"/>
        </w:rPr>
        <w:t xml:space="preserve"> to</w:t>
      </w:r>
      <w:r w:rsidR="00AA31B9" w:rsidRPr="001C1E50">
        <w:rPr>
          <w:rFonts w:ascii="Times New Roman" w:eastAsia="Times New Roman" w:hAnsi="Times New Roman" w:cs="Times New Roman"/>
          <w:color w:val="000000"/>
          <w:kern w:val="0"/>
          <w:sz w:val="24"/>
          <w:szCs w:val="24"/>
          <w14:ligatures w14:val="none"/>
        </w:rPr>
        <w:t xml:space="preserve"> analyze the data in the frequency space</w:t>
      </w:r>
      <w:r w:rsidR="00AA31B9">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7</w:t>
      </w:r>
      <w:r w:rsidR="00AA31B9">
        <w:rPr>
          <w:rFonts w:ascii="Times New Roman" w:eastAsia="Times New Roman" w:hAnsi="Times New Roman" w:cs="Times New Roman"/>
          <w:color w:val="000000"/>
          <w:kern w:val="0"/>
          <w:sz w:val="24"/>
          <w:szCs w:val="24"/>
          <w14:ligatures w14:val="none"/>
        </w:rPr>
        <w:t>a)</w:t>
      </w:r>
      <w:r w:rsidR="00AA31B9" w:rsidRPr="001C1E50">
        <w:rPr>
          <w:rFonts w:ascii="Times New Roman" w:eastAsia="Times New Roman" w:hAnsi="Times New Roman" w:cs="Times New Roman"/>
          <w:color w:val="000000"/>
          <w:kern w:val="0"/>
          <w:sz w:val="24"/>
          <w:szCs w:val="24"/>
          <w14:ligatures w14:val="none"/>
        </w:rPr>
        <w:t xml:space="preserve">. Dips in the frequency spectrum, as seen </w:t>
      </w:r>
      <w:r w:rsidR="00AA31B9">
        <w:rPr>
          <w:rFonts w:ascii="Times New Roman" w:eastAsia="Times New Roman" w:hAnsi="Times New Roman" w:cs="Times New Roman"/>
          <w:color w:val="000000"/>
          <w:kern w:val="0"/>
          <w:sz w:val="24"/>
          <w:szCs w:val="24"/>
          <w14:ligatures w14:val="none"/>
        </w:rPr>
        <w:t xml:space="preserve">at 1.4 THz </w:t>
      </w:r>
      <w:r w:rsidR="00AA31B9" w:rsidRPr="001C1E50">
        <w:rPr>
          <w:rFonts w:ascii="Times New Roman" w:eastAsia="Times New Roman" w:hAnsi="Times New Roman" w:cs="Times New Roman"/>
          <w:color w:val="000000"/>
          <w:kern w:val="0"/>
          <w:sz w:val="24"/>
          <w:szCs w:val="24"/>
          <w14:ligatures w14:val="none"/>
        </w:rPr>
        <w:t xml:space="preserve">in </w:t>
      </w:r>
      <w:r w:rsidR="00AA31B9">
        <w:rPr>
          <w:rFonts w:ascii="Times New Roman" w:eastAsia="Times New Roman" w:hAnsi="Times New Roman" w:cs="Times New Roman"/>
          <w:color w:val="000000"/>
          <w:kern w:val="0"/>
          <w:sz w:val="24"/>
          <w:szCs w:val="24"/>
          <w14:ligatures w14:val="none"/>
        </w:rPr>
        <w:t xml:space="preserve">Fig </w:t>
      </w:r>
      <w:r w:rsidR="001D3692">
        <w:rPr>
          <w:rFonts w:ascii="Times New Roman" w:eastAsia="Times New Roman" w:hAnsi="Times New Roman" w:cs="Times New Roman"/>
          <w:color w:val="000000"/>
          <w:kern w:val="0"/>
          <w:sz w:val="24"/>
          <w:szCs w:val="24"/>
          <w14:ligatures w14:val="none"/>
        </w:rPr>
        <w:t>7</w:t>
      </w:r>
      <w:r w:rsidR="00AA31B9">
        <w:rPr>
          <w:rFonts w:ascii="Times New Roman" w:eastAsia="Times New Roman" w:hAnsi="Times New Roman" w:cs="Times New Roman"/>
          <w:color w:val="000000"/>
          <w:kern w:val="0"/>
          <w:sz w:val="24"/>
          <w:szCs w:val="24"/>
          <w14:ligatures w14:val="none"/>
        </w:rPr>
        <w:t>a</w:t>
      </w:r>
      <w:r w:rsidR="00AA31B9" w:rsidRPr="001C1E50">
        <w:rPr>
          <w:rFonts w:ascii="Times New Roman" w:eastAsia="Times New Roman" w:hAnsi="Times New Roman" w:cs="Times New Roman"/>
          <w:color w:val="000000"/>
          <w:kern w:val="0"/>
          <w:sz w:val="24"/>
          <w:szCs w:val="24"/>
          <w14:ligatures w14:val="none"/>
        </w:rPr>
        <w:t xml:space="preserve">, signify </w:t>
      </w:r>
      <w:r w:rsidR="00AA31B9">
        <w:rPr>
          <w:rFonts w:ascii="Times New Roman" w:eastAsia="Times New Roman" w:hAnsi="Times New Roman" w:cs="Times New Roman"/>
          <w:color w:val="000000"/>
          <w:kern w:val="0"/>
          <w:sz w:val="24"/>
          <w:szCs w:val="24"/>
          <w14:ligatures w14:val="none"/>
        </w:rPr>
        <w:t>energy absorption</w:t>
      </w:r>
      <w:r w:rsidR="00750E01">
        <w:rPr>
          <w:rFonts w:ascii="Times New Roman" w:eastAsia="Times New Roman" w:hAnsi="Times New Roman" w:cs="Times New Roman"/>
          <w:color w:val="000000"/>
          <w:kern w:val="0"/>
          <w:sz w:val="24"/>
          <w:szCs w:val="24"/>
          <w14:ligatures w14:val="none"/>
        </w:rPr>
        <w:t xml:space="preserve"> from some process in the material</w:t>
      </w:r>
      <w:r w:rsidR="009142A7">
        <w:rPr>
          <w:rFonts w:ascii="Times New Roman" w:eastAsia="Times New Roman" w:hAnsi="Times New Roman" w:cs="Times New Roman"/>
          <w:color w:val="000000"/>
          <w:kern w:val="0"/>
          <w:sz w:val="24"/>
          <w:szCs w:val="24"/>
          <w14:ligatures w14:val="none"/>
        </w:rPr>
        <w:t xml:space="preserve"> </w:t>
      </w:r>
      <w:r w:rsidR="00AA31B9" w:rsidRPr="001C1E50">
        <w:rPr>
          <w:rFonts w:ascii="Times New Roman" w:eastAsia="Times New Roman" w:hAnsi="Times New Roman" w:cs="Times New Roman"/>
          <w:color w:val="000000"/>
          <w:kern w:val="0"/>
          <w:sz w:val="24"/>
          <w:szCs w:val="24"/>
          <w14:ligatures w14:val="none"/>
        </w:rPr>
        <w:t>at th</w:t>
      </w:r>
      <w:r w:rsidR="00AA31B9">
        <w:rPr>
          <w:rFonts w:ascii="Times New Roman" w:eastAsia="Times New Roman" w:hAnsi="Times New Roman" w:cs="Times New Roman"/>
          <w:color w:val="000000"/>
          <w:kern w:val="0"/>
          <w:sz w:val="24"/>
          <w:szCs w:val="24"/>
          <w14:ligatures w14:val="none"/>
        </w:rPr>
        <w:t>at</w:t>
      </w:r>
      <w:r w:rsidR="00AA31B9" w:rsidRPr="001C1E50">
        <w:rPr>
          <w:rFonts w:ascii="Times New Roman" w:eastAsia="Times New Roman" w:hAnsi="Times New Roman" w:cs="Times New Roman"/>
          <w:color w:val="000000"/>
          <w:kern w:val="0"/>
          <w:sz w:val="24"/>
          <w:szCs w:val="24"/>
          <w14:ligatures w14:val="none"/>
        </w:rPr>
        <w:t xml:space="preserve"> frequenc</w:t>
      </w:r>
      <w:r w:rsidR="00AA31B9">
        <w:rPr>
          <w:rFonts w:ascii="Times New Roman" w:eastAsia="Times New Roman" w:hAnsi="Times New Roman" w:cs="Times New Roman"/>
          <w:color w:val="000000"/>
          <w:kern w:val="0"/>
          <w:sz w:val="24"/>
          <w:szCs w:val="24"/>
          <w14:ligatures w14:val="none"/>
        </w:rPr>
        <w:t>y</w:t>
      </w:r>
      <w:r w:rsidR="00AA31B9" w:rsidRPr="001C1E50">
        <w:rPr>
          <w:rFonts w:ascii="Times New Roman" w:eastAsia="Times New Roman" w:hAnsi="Times New Roman" w:cs="Times New Roman"/>
          <w:color w:val="000000"/>
          <w:kern w:val="0"/>
          <w:sz w:val="24"/>
          <w:szCs w:val="24"/>
          <w14:ligatures w14:val="none"/>
        </w:rPr>
        <w:t>.</w:t>
      </w:r>
      <w:r w:rsidR="00AA31B9">
        <w:rPr>
          <w:rFonts w:ascii="Times New Roman" w:eastAsia="Times New Roman" w:hAnsi="Times New Roman" w:cs="Times New Roman"/>
          <w:color w:val="000000"/>
          <w:kern w:val="0"/>
          <w:sz w:val="24"/>
          <w:szCs w:val="24"/>
          <w14:ligatures w14:val="none"/>
        </w:rPr>
        <w:t xml:space="preserve"> </w:t>
      </w:r>
      <w:r w:rsidR="00AA31B9" w:rsidRPr="001C1E50">
        <w:rPr>
          <w:rFonts w:ascii="Times New Roman" w:eastAsia="Times New Roman" w:hAnsi="Times New Roman" w:cs="Times New Roman"/>
          <w:color w:val="000000"/>
          <w:kern w:val="0"/>
          <w:sz w:val="24"/>
          <w:szCs w:val="24"/>
          <w14:ligatures w14:val="none"/>
        </w:rPr>
        <w:t>The challenge then becomes determining what phenomenon caus</w:t>
      </w:r>
      <w:r w:rsidR="00026EBE">
        <w:rPr>
          <w:rFonts w:ascii="Times New Roman" w:eastAsia="Times New Roman" w:hAnsi="Times New Roman" w:cs="Times New Roman"/>
          <w:color w:val="000000"/>
          <w:kern w:val="0"/>
          <w:sz w:val="24"/>
          <w:szCs w:val="24"/>
          <w14:ligatures w14:val="none"/>
        </w:rPr>
        <w:t>ed</w:t>
      </w:r>
      <w:r w:rsidR="00AA31B9" w:rsidRPr="001C1E50">
        <w:rPr>
          <w:rFonts w:ascii="Times New Roman" w:eastAsia="Times New Roman" w:hAnsi="Times New Roman" w:cs="Times New Roman"/>
          <w:color w:val="000000"/>
          <w:kern w:val="0"/>
          <w:sz w:val="24"/>
          <w:szCs w:val="24"/>
          <w14:ligatures w14:val="none"/>
        </w:rPr>
        <w:t xml:space="preserve"> th</w:t>
      </w:r>
      <w:r w:rsidR="00AA31B9">
        <w:rPr>
          <w:rFonts w:ascii="Times New Roman" w:eastAsia="Times New Roman" w:hAnsi="Times New Roman" w:cs="Times New Roman"/>
          <w:color w:val="000000"/>
          <w:kern w:val="0"/>
          <w:sz w:val="24"/>
          <w:szCs w:val="24"/>
          <w14:ligatures w14:val="none"/>
        </w:rPr>
        <w:t>e</w:t>
      </w:r>
      <w:r w:rsidR="00AA31B9" w:rsidRPr="001C1E50">
        <w:rPr>
          <w:rFonts w:ascii="Times New Roman" w:eastAsia="Times New Roman" w:hAnsi="Times New Roman" w:cs="Times New Roman"/>
          <w:color w:val="000000"/>
          <w:kern w:val="0"/>
          <w:sz w:val="24"/>
          <w:szCs w:val="24"/>
          <w14:ligatures w14:val="none"/>
        </w:rPr>
        <w:t xml:space="preserve"> </w:t>
      </w:r>
      <w:r w:rsidR="00AA31B9">
        <w:rPr>
          <w:rFonts w:ascii="Times New Roman" w:eastAsia="Times New Roman" w:hAnsi="Times New Roman" w:cs="Times New Roman"/>
          <w:color w:val="000000"/>
          <w:kern w:val="0"/>
          <w:sz w:val="24"/>
          <w:szCs w:val="24"/>
          <w14:ligatures w14:val="none"/>
        </w:rPr>
        <w:t>absorptions</w:t>
      </w:r>
      <w:r w:rsidR="00AA31B9" w:rsidRPr="001C1E50">
        <w:rPr>
          <w:rFonts w:ascii="Times New Roman" w:eastAsia="Times New Roman" w:hAnsi="Times New Roman" w:cs="Times New Roman"/>
          <w:color w:val="000000"/>
          <w:kern w:val="0"/>
          <w:sz w:val="24"/>
          <w:szCs w:val="24"/>
          <w14:ligatures w14:val="none"/>
        </w:rPr>
        <w:t>. </w:t>
      </w:r>
    </w:p>
    <w:p w14:paraId="7DC012A2" w14:textId="70BF1CF0" w:rsidR="00583803" w:rsidRPr="001C1E50" w:rsidRDefault="00026EBE" w:rsidP="00583803">
      <w:pPr>
        <w:spacing w:after="0"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To our surprise, f</w:t>
      </w:r>
      <w:r w:rsidR="00583803" w:rsidRPr="001C1E50">
        <w:rPr>
          <w:rFonts w:ascii="Times New Roman" w:eastAsia="Times New Roman" w:hAnsi="Times New Roman" w:cs="Times New Roman"/>
          <w:color w:val="000000"/>
          <w:kern w:val="0"/>
          <w:sz w:val="24"/>
          <w:szCs w:val="24"/>
          <w14:ligatures w14:val="none"/>
        </w:rPr>
        <w:t xml:space="preserve">rom our static transmission measurements of </w:t>
      </w:r>
      <w:proofErr w:type="spellStart"/>
      <w:r w:rsidR="00583803" w:rsidRPr="001C1E50">
        <w:rPr>
          <w:rFonts w:ascii="Times New Roman" w:eastAsia="Times New Roman" w:hAnsi="Times New Roman" w:cs="Times New Roman"/>
          <w:color w:val="000000"/>
          <w:kern w:val="0"/>
          <w:sz w:val="24"/>
          <w:szCs w:val="24"/>
          <w14:ligatures w14:val="none"/>
        </w:rPr>
        <w:t>Sr₂CuO</w:t>
      </w:r>
      <w:proofErr w:type="spellEnd"/>
      <w:r w:rsidR="00583803" w:rsidRPr="001C1E50">
        <w:rPr>
          <w:rFonts w:ascii="Times New Roman" w:eastAsia="Times New Roman" w:hAnsi="Times New Roman" w:cs="Times New Roman"/>
          <w:color w:val="000000"/>
          <w:kern w:val="0"/>
          <w:sz w:val="24"/>
          <w:szCs w:val="24"/>
          <w14:ligatures w14:val="none"/>
        </w:rPr>
        <w:t>₃, we s</w:t>
      </w:r>
      <w:r w:rsidR="008D4E2E">
        <w:rPr>
          <w:rFonts w:ascii="Times New Roman" w:eastAsia="Times New Roman" w:hAnsi="Times New Roman" w:cs="Times New Roman"/>
          <w:color w:val="000000"/>
          <w:kern w:val="0"/>
          <w:sz w:val="24"/>
          <w:szCs w:val="24"/>
          <w14:ligatures w14:val="none"/>
        </w:rPr>
        <w:t>aw</w:t>
      </w:r>
      <w:r w:rsidR="00583803" w:rsidRPr="001C1E50">
        <w:rPr>
          <w:rFonts w:ascii="Times New Roman" w:eastAsia="Times New Roman" w:hAnsi="Times New Roman" w:cs="Times New Roman"/>
          <w:color w:val="000000"/>
          <w:kern w:val="0"/>
          <w:sz w:val="24"/>
          <w:szCs w:val="24"/>
          <w14:ligatures w14:val="none"/>
        </w:rPr>
        <w:t xml:space="preserve"> a four</w:t>
      </w:r>
      <w:r w:rsidR="00583803">
        <w:rPr>
          <w:rFonts w:ascii="Times New Roman" w:eastAsia="Times New Roman" w:hAnsi="Times New Roman" w:cs="Times New Roman"/>
          <w:color w:val="000000"/>
          <w:kern w:val="0"/>
          <w:sz w:val="24"/>
          <w:szCs w:val="24"/>
          <w14:ligatures w14:val="none"/>
        </w:rPr>
        <w:t>-</w:t>
      </w:r>
      <w:r w:rsidR="00583803" w:rsidRPr="001C1E50">
        <w:rPr>
          <w:rFonts w:ascii="Times New Roman" w:eastAsia="Times New Roman" w:hAnsi="Times New Roman" w:cs="Times New Roman"/>
          <w:color w:val="000000"/>
          <w:kern w:val="0"/>
          <w:sz w:val="24"/>
          <w:szCs w:val="24"/>
          <w14:ligatures w14:val="none"/>
        </w:rPr>
        <w:t xml:space="preserve">fold </w:t>
      </w:r>
      <w:r w:rsidR="00750E01">
        <w:rPr>
          <w:rFonts w:ascii="Times New Roman" w:eastAsia="Times New Roman" w:hAnsi="Times New Roman" w:cs="Times New Roman"/>
          <w:color w:val="000000"/>
          <w:kern w:val="0"/>
          <w:sz w:val="24"/>
          <w:szCs w:val="24"/>
          <w14:ligatures w14:val="none"/>
        </w:rPr>
        <w:t xml:space="preserve">angular </w:t>
      </w:r>
      <w:r w:rsidR="00583803" w:rsidRPr="001C1E50">
        <w:rPr>
          <w:rFonts w:ascii="Times New Roman" w:eastAsia="Times New Roman" w:hAnsi="Times New Roman" w:cs="Times New Roman"/>
          <w:color w:val="000000"/>
          <w:kern w:val="0"/>
          <w:sz w:val="24"/>
          <w:szCs w:val="24"/>
          <w14:ligatures w14:val="none"/>
        </w:rPr>
        <w:t>symmetry in the frequency spectrum</w:t>
      </w:r>
      <w:r w:rsidR="00583803">
        <w:rPr>
          <w:rFonts w:ascii="Times New Roman" w:eastAsia="Times New Roman" w:hAnsi="Times New Roman" w:cs="Times New Roman"/>
          <w:color w:val="000000"/>
          <w:kern w:val="0"/>
          <w:sz w:val="24"/>
          <w:szCs w:val="24"/>
          <w14:ligatures w14:val="none"/>
        </w:rPr>
        <w:t xml:space="preserve"> </w:t>
      </w:r>
      <w:r w:rsidR="00583803" w:rsidRPr="00D73BB3">
        <w:rPr>
          <w:rFonts w:ascii="Times New Roman" w:eastAsia="Times New Roman" w:hAnsi="Times New Roman" w:cs="Times New Roman"/>
          <w:color w:val="000000"/>
          <w:kern w:val="0"/>
          <w:sz w:val="24"/>
          <w:szCs w:val="24"/>
          <w14:ligatures w14:val="none"/>
        </w:rPr>
        <w:t>(Fig</w:t>
      </w:r>
      <w:r w:rsidR="007D36AB">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7</w:t>
      </w:r>
      <w:r w:rsidR="00583803" w:rsidRPr="00D73BB3">
        <w:rPr>
          <w:rFonts w:ascii="Times New Roman" w:eastAsia="Times New Roman" w:hAnsi="Times New Roman" w:cs="Times New Roman"/>
          <w:color w:val="000000"/>
          <w:kern w:val="0"/>
          <w:sz w:val="24"/>
          <w:szCs w:val="24"/>
          <w14:ligatures w14:val="none"/>
        </w:rPr>
        <w:t>)</w:t>
      </w:r>
      <w:r w:rsidR="00583803" w:rsidRPr="001C1E50">
        <w:rPr>
          <w:rFonts w:ascii="Times New Roman" w:eastAsia="Times New Roman" w:hAnsi="Times New Roman" w:cs="Times New Roman"/>
          <w:color w:val="000000"/>
          <w:kern w:val="0"/>
          <w:sz w:val="24"/>
          <w:szCs w:val="24"/>
          <w14:ligatures w14:val="none"/>
        </w:rPr>
        <w:t>. This four</w:t>
      </w:r>
      <w:r w:rsidR="00583803">
        <w:rPr>
          <w:rFonts w:ascii="Times New Roman" w:eastAsia="Times New Roman" w:hAnsi="Times New Roman" w:cs="Times New Roman"/>
          <w:color w:val="000000"/>
          <w:kern w:val="0"/>
          <w:sz w:val="24"/>
          <w:szCs w:val="24"/>
          <w14:ligatures w14:val="none"/>
        </w:rPr>
        <w:t>-</w:t>
      </w:r>
      <w:r w:rsidR="00583803" w:rsidRPr="001C1E50">
        <w:rPr>
          <w:rFonts w:ascii="Times New Roman" w:eastAsia="Times New Roman" w:hAnsi="Times New Roman" w:cs="Times New Roman"/>
          <w:color w:val="000000"/>
          <w:kern w:val="0"/>
          <w:sz w:val="24"/>
          <w:szCs w:val="24"/>
          <w14:ligatures w14:val="none"/>
        </w:rPr>
        <w:t xml:space="preserve">fold symmetry </w:t>
      </w:r>
      <w:r w:rsidR="00E67329">
        <w:rPr>
          <w:rFonts w:ascii="Times New Roman" w:eastAsia="Times New Roman" w:hAnsi="Times New Roman" w:cs="Times New Roman"/>
          <w:color w:val="000000"/>
          <w:kern w:val="0"/>
          <w:sz w:val="24"/>
          <w:szCs w:val="24"/>
          <w14:ligatures w14:val="none"/>
        </w:rPr>
        <w:t xml:space="preserve">interestingly </w:t>
      </w:r>
      <w:r w:rsidR="00583803" w:rsidRPr="001C1E50">
        <w:rPr>
          <w:rFonts w:ascii="Times New Roman" w:eastAsia="Times New Roman" w:hAnsi="Times New Roman" w:cs="Times New Roman"/>
          <w:color w:val="000000"/>
          <w:kern w:val="0"/>
          <w:sz w:val="24"/>
          <w:szCs w:val="24"/>
          <w14:ligatures w14:val="none"/>
        </w:rPr>
        <w:t>persist</w:t>
      </w:r>
      <w:r w:rsidR="008D4E2E">
        <w:rPr>
          <w:rFonts w:ascii="Times New Roman" w:eastAsia="Times New Roman" w:hAnsi="Times New Roman" w:cs="Times New Roman"/>
          <w:color w:val="000000"/>
          <w:kern w:val="0"/>
          <w:sz w:val="24"/>
          <w:szCs w:val="24"/>
          <w14:ligatures w14:val="none"/>
        </w:rPr>
        <w:t>ed</w:t>
      </w:r>
      <w:r w:rsidR="00583803" w:rsidRPr="001C1E50">
        <w:rPr>
          <w:rFonts w:ascii="Times New Roman" w:eastAsia="Times New Roman" w:hAnsi="Times New Roman" w:cs="Times New Roman"/>
          <w:color w:val="000000"/>
          <w:kern w:val="0"/>
          <w:sz w:val="24"/>
          <w:szCs w:val="24"/>
          <w14:ligatures w14:val="none"/>
        </w:rPr>
        <w:t xml:space="preserve"> throughout our frequency bandwidth. </w:t>
      </w:r>
      <w:commentRangeStart w:id="11"/>
      <w:r w:rsidR="00B378B7">
        <w:rPr>
          <w:rFonts w:ascii="Times New Roman" w:eastAsia="Times New Roman" w:hAnsi="Times New Roman" w:cs="Times New Roman"/>
          <w:color w:val="000000"/>
          <w:kern w:val="0"/>
          <w:sz w:val="24"/>
          <w:szCs w:val="24"/>
          <w14:ligatures w14:val="none"/>
        </w:rPr>
        <w:t xml:space="preserve">Additionally, in Fig 7a, </w:t>
      </w:r>
      <w:commentRangeEnd w:id="11"/>
      <w:r w:rsidR="00B378B7">
        <w:rPr>
          <w:rStyle w:val="CommentReference"/>
        </w:rPr>
        <w:commentReference w:id="11"/>
      </w:r>
      <w:r w:rsidR="001D1A53">
        <w:rPr>
          <w:rFonts w:ascii="Times New Roman" w:eastAsia="Times New Roman" w:hAnsi="Times New Roman" w:cs="Times New Roman"/>
          <w:color w:val="000000"/>
          <w:kern w:val="0"/>
          <w:sz w:val="24"/>
          <w:szCs w:val="24"/>
          <w14:ligatures w14:val="none"/>
        </w:rPr>
        <w:t>at</w:t>
      </w:r>
      <w:r w:rsidR="00583803" w:rsidRPr="001C1E50">
        <w:rPr>
          <w:rFonts w:ascii="Times New Roman" w:eastAsia="Times New Roman" w:hAnsi="Times New Roman" w:cs="Times New Roman"/>
          <w:color w:val="000000"/>
          <w:kern w:val="0"/>
          <w:sz w:val="24"/>
          <w:szCs w:val="24"/>
          <w14:ligatures w14:val="none"/>
        </w:rPr>
        <w:t xml:space="preserve"> 1.4 THz, we s</w:t>
      </w:r>
      <w:r w:rsidR="008D4E2E">
        <w:rPr>
          <w:rFonts w:ascii="Times New Roman" w:eastAsia="Times New Roman" w:hAnsi="Times New Roman" w:cs="Times New Roman"/>
          <w:color w:val="000000"/>
          <w:kern w:val="0"/>
          <w:sz w:val="24"/>
          <w:szCs w:val="24"/>
          <w14:ligatures w14:val="none"/>
        </w:rPr>
        <w:t>aw</w:t>
      </w:r>
      <w:r w:rsidR="00583803" w:rsidRPr="001C1E50">
        <w:rPr>
          <w:rFonts w:ascii="Times New Roman" w:eastAsia="Times New Roman" w:hAnsi="Times New Roman" w:cs="Times New Roman"/>
          <w:color w:val="000000"/>
          <w:kern w:val="0"/>
          <w:sz w:val="24"/>
          <w:szCs w:val="24"/>
          <w14:ligatures w14:val="none"/>
        </w:rPr>
        <w:t xml:space="preserve"> a dip in the signal 45 degrees from the Cu-O chain direction. </w:t>
      </w:r>
    </w:p>
    <w:p w14:paraId="7566A67A" w14:textId="3F61D2BD" w:rsidR="00583803" w:rsidRDefault="00AA31B9" w:rsidP="00AA31B9">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lastRenderedPageBreak/>
        <w:t>a)</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AFC679B" wp14:editId="601F5ACE">
            <wp:extent cx="1618537" cy="2463165"/>
            <wp:effectExtent l="0" t="0" r="1270" b="0"/>
            <wp:docPr id="72538523" name="Picture 8"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523" name="Picture 8" descr="A graph of a graph of a graph&#10;&#10;Description automatically generated with low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15" r="5649"/>
                    <a:stretch/>
                  </pic:blipFill>
                  <pic:spPr bwMode="auto">
                    <a:xfrm>
                      <a:off x="0" y="0"/>
                      <a:ext cx="1618908" cy="24637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b) </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BB4761A" wp14:editId="652399C3">
            <wp:extent cx="2138379" cy="1613389"/>
            <wp:effectExtent l="0" t="0" r="0" b="6350"/>
            <wp:docPr id="1917002992" name="Picture 7" descr="A circular graph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992" name="Picture 7" descr="A circular graph with a cros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8172" cy="1628323"/>
                    </a:xfrm>
                    <a:prstGeom prst="rect">
                      <a:avLst/>
                    </a:prstGeom>
                    <a:noFill/>
                    <a:ln>
                      <a:noFill/>
                    </a:ln>
                  </pic:spPr>
                </pic:pic>
              </a:graphicData>
            </a:graphic>
          </wp:inline>
        </w:drawing>
      </w:r>
    </w:p>
    <w:p w14:paraId="23B23B0B" w14:textId="08118E70" w:rsidR="00AA31B9" w:rsidRPr="001C1E50" w:rsidRDefault="00AA31B9" w:rsidP="00AA31B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Figure </w:t>
      </w:r>
      <w:r w:rsidR="00AB08CB">
        <w:rPr>
          <w:rFonts w:ascii="Times New Roman" w:eastAsia="Times New Roman" w:hAnsi="Times New Roman" w:cs="Times New Roman"/>
          <w:kern w:val="0"/>
          <w:sz w:val="24"/>
          <w:szCs w:val="24"/>
          <w14:ligatures w14:val="none"/>
        </w:rPr>
        <w:t>7</w:t>
      </w:r>
      <w:r>
        <w:rPr>
          <w:rFonts w:ascii="Times New Roman" w:eastAsia="Times New Roman" w:hAnsi="Times New Roman" w:cs="Times New Roman"/>
          <w:kern w:val="0"/>
          <w:sz w:val="24"/>
          <w:szCs w:val="24"/>
          <w14:ligatures w14:val="none"/>
        </w:rPr>
        <w:t>:</w:t>
      </w:r>
      <w:r w:rsidR="004E563C">
        <w:rPr>
          <w:rFonts w:ascii="Times New Roman" w:eastAsia="Times New Roman" w:hAnsi="Times New Roman" w:cs="Times New Roman"/>
          <w:kern w:val="0"/>
          <w:sz w:val="24"/>
          <w:szCs w:val="24"/>
          <w14:ligatures w14:val="none"/>
        </w:rPr>
        <w:t xml:space="preserve"> Static Transmission Results.</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a</w:t>
      </w:r>
      <w:r w:rsidRPr="001C1E50">
        <w:rPr>
          <w:rFonts w:ascii="Times New Roman" w:eastAsia="Times New Roman" w:hAnsi="Times New Roman" w:cs="Times New Roman"/>
          <w:color w:val="000000"/>
          <w:kern w:val="0"/>
          <w:sz w:val="24"/>
          <w:szCs w:val="24"/>
          <w14:ligatures w14:val="none"/>
        </w:rPr>
        <w:t xml:space="preserve">) Fourier transform of THz transmission pulses. </w:t>
      </w:r>
      <w:r>
        <w:rPr>
          <w:rFonts w:ascii="Times New Roman" w:eastAsia="Times New Roman" w:hAnsi="Times New Roman" w:cs="Times New Roman"/>
          <w:color w:val="000000"/>
          <w:kern w:val="0"/>
          <w:sz w:val="24"/>
          <w:szCs w:val="24"/>
          <w14:ligatures w14:val="none"/>
        </w:rPr>
        <w:t>b</w:t>
      </w:r>
      <w:r w:rsidRPr="001C1E50">
        <w:rPr>
          <w:rFonts w:ascii="Times New Roman" w:eastAsia="Times New Roman" w:hAnsi="Times New Roman" w:cs="Times New Roman"/>
          <w:color w:val="000000"/>
          <w:kern w:val="0"/>
          <w:sz w:val="24"/>
          <w:szCs w:val="24"/>
          <w14:ligatures w14:val="none"/>
        </w:rPr>
        <w:t xml:space="preserve">) </w:t>
      </w:r>
      <w:r w:rsidR="001D1A53">
        <w:rPr>
          <w:rFonts w:ascii="Times New Roman" w:eastAsia="Times New Roman" w:hAnsi="Times New Roman" w:cs="Times New Roman"/>
          <w:color w:val="000000"/>
          <w:kern w:val="0"/>
          <w:sz w:val="24"/>
          <w:szCs w:val="24"/>
          <w14:ligatures w14:val="none"/>
        </w:rPr>
        <w:t>Vertical s</w:t>
      </w:r>
      <w:r w:rsidRPr="001C1E50">
        <w:rPr>
          <w:rFonts w:ascii="Times New Roman" w:eastAsia="Times New Roman" w:hAnsi="Times New Roman" w:cs="Times New Roman"/>
          <w:color w:val="000000"/>
          <w:kern w:val="0"/>
          <w:sz w:val="24"/>
          <w:szCs w:val="24"/>
          <w14:ligatures w14:val="none"/>
        </w:rPr>
        <w:t xml:space="preserve">lice of </w:t>
      </w:r>
      <w:r w:rsidR="001D1A53">
        <w:rPr>
          <w:rFonts w:ascii="Times New Roman" w:eastAsia="Times New Roman" w:hAnsi="Times New Roman" w:cs="Times New Roman"/>
          <w:color w:val="000000"/>
          <w:kern w:val="0"/>
          <w:sz w:val="24"/>
          <w:szCs w:val="24"/>
          <w14:ligatures w14:val="none"/>
        </w:rPr>
        <w:t>Fig 7a</w:t>
      </w:r>
      <w:r w:rsidRPr="001C1E50">
        <w:rPr>
          <w:rFonts w:ascii="Times New Roman" w:eastAsia="Times New Roman" w:hAnsi="Times New Roman" w:cs="Times New Roman"/>
          <w:color w:val="000000"/>
          <w:kern w:val="0"/>
          <w:sz w:val="24"/>
          <w:szCs w:val="24"/>
          <w14:ligatures w14:val="none"/>
        </w:rPr>
        <w:t xml:space="preserve"> at 1.4 THz as a function of sample orientation.</w:t>
      </w:r>
      <w:r>
        <w:rPr>
          <w:rFonts w:ascii="Times New Roman" w:eastAsia="Times New Roman" w:hAnsi="Times New Roman" w:cs="Times New Roman"/>
          <w:color w:val="000000"/>
          <w:kern w:val="0"/>
          <w:sz w:val="24"/>
          <w:szCs w:val="24"/>
          <w14:ligatures w14:val="none"/>
        </w:rPr>
        <w:t xml:space="preserve"> 0 degrees represents the Cu-O chain direction of the material</w:t>
      </w:r>
      <w:r w:rsidR="007F3F91">
        <w:rPr>
          <w:rFonts w:ascii="Times New Roman" w:eastAsia="Times New Roman" w:hAnsi="Times New Roman" w:cs="Times New Roman"/>
          <w:color w:val="000000"/>
          <w:kern w:val="0"/>
          <w:sz w:val="24"/>
          <w:szCs w:val="24"/>
          <w14:ligatures w14:val="none"/>
        </w:rPr>
        <w:t xml:space="preserve"> depicted in Fig 1</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078FE4CC" w14:textId="4F84C0F1" w:rsidR="00AA31B9" w:rsidRPr="00FF1723" w:rsidRDefault="00AA31B9" w:rsidP="00AA31B9">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We attribute part of the four-fold symmetry to birefringence</w:t>
      </w:r>
      <w:r>
        <w:rPr>
          <w:rFonts w:ascii="Times New Roman" w:eastAsia="Times New Roman" w:hAnsi="Times New Roman" w:cs="Times New Roman"/>
          <w:color w:val="000000"/>
          <w:kern w:val="0"/>
          <w:sz w:val="24"/>
          <w:szCs w:val="24"/>
          <w14:ligatures w14:val="none"/>
        </w:rPr>
        <w:t>. Birefringence is when</w:t>
      </w:r>
      <w:r w:rsidRPr="001C1E50">
        <w:rPr>
          <w:rFonts w:ascii="Times New Roman" w:eastAsia="Times New Roman" w:hAnsi="Times New Roman" w:cs="Times New Roman"/>
          <w:color w:val="000000"/>
          <w:kern w:val="0"/>
          <w:sz w:val="24"/>
          <w:szCs w:val="24"/>
          <w14:ligatures w14:val="none"/>
        </w:rPr>
        <w:t xml:space="preserve"> the light’s path through the sample is delayed more in </w:t>
      </w:r>
      <w:r>
        <w:rPr>
          <w:rFonts w:ascii="Times New Roman" w:eastAsia="Times New Roman" w:hAnsi="Times New Roman" w:cs="Times New Roman"/>
          <w:color w:val="000000"/>
          <w:kern w:val="0"/>
          <w:sz w:val="24"/>
          <w:szCs w:val="24"/>
          <w14:ligatures w14:val="none"/>
        </w:rPr>
        <w:t>one direction</w:t>
      </w:r>
      <w:r w:rsidRPr="001C1E50">
        <w:rPr>
          <w:rFonts w:ascii="Times New Roman" w:eastAsia="Times New Roman" w:hAnsi="Times New Roman" w:cs="Times New Roman"/>
          <w:color w:val="000000"/>
          <w:kern w:val="0"/>
          <w:sz w:val="24"/>
          <w:szCs w:val="24"/>
          <w14:ligatures w14:val="none"/>
        </w:rPr>
        <w:t xml:space="preserve"> than in </w:t>
      </w:r>
      <w:r>
        <w:rPr>
          <w:rFonts w:ascii="Times New Roman" w:eastAsia="Times New Roman" w:hAnsi="Times New Roman" w:cs="Times New Roman"/>
          <w:color w:val="000000"/>
          <w:kern w:val="0"/>
          <w:sz w:val="24"/>
          <w:szCs w:val="24"/>
          <w14:ligatures w14:val="none"/>
        </w:rPr>
        <w:t>the perpendicular direction</w:t>
      </w:r>
      <w:r w:rsidRPr="001C1E50">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Therefore, the refractive indices of the material, which are a measure of this delay, are different.</w:t>
      </w:r>
      <w:r w:rsidRPr="001C1E50">
        <w:rPr>
          <w:rFonts w:ascii="Times New Roman" w:eastAsia="Times New Roman" w:hAnsi="Times New Roman" w:cs="Times New Roman"/>
          <w:color w:val="000000"/>
          <w:kern w:val="0"/>
          <w:sz w:val="24"/>
          <w:szCs w:val="24"/>
          <w14:ligatures w14:val="none"/>
        </w:rPr>
        <w:t xml:space="preserve"> Our calculation</w:t>
      </w:r>
      <w:r w:rsidR="00E6732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of the refractive index along the chain and perpendicular to the chain support this </w:t>
      </w:r>
      <w:r>
        <w:rPr>
          <w:rFonts w:ascii="Times New Roman" w:eastAsia="Times New Roman" w:hAnsi="Times New Roman" w:cs="Times New Roman"/>
          <w:color w:val="000000"/>
          <w:kern w:val="0"/>
          <w:sz w:val="24"/>
          <w:szCs w:val="24"/>
          <w14:ligatures w14:val="none"/>
        </w:rPr>
        <w:t>claim</w:t>
      </w:r>
      <w:r w:rsidR="00C978B5">
        <w:rPr>
          <w:rFonts w:ascii="Times New Roman" w:eastAsia="Times New Roman" w:hAnsi="Times New Roman" w:cs="Times New Roman"/>
          <w:color w:val="000000"/>
          <w:kern w:val="0"/>
          <w:sz w:val="24"/>
          <w:szCs w:val="24"/>
          <w14:ligatures w14:val="none"/>
        </w:rPr>
        <w:t xml:space="preserve"> (Fig </w:t>
      </w:r>
      <w:r w:rsidR="00AB08CB">
        <w:rPr>
          <w:rFonts w:ascii="Times New Roman" w:eastAsia="Times New Roman" w:hAnsi="Times New Roman" w:cs="Times New Roman"/>
          <w:color w:val="000000"/>
          <w:kern w:val="0"/>
          <w:sz w:val="24"/>
          <w:szCs w:val="24"/>
          <w14:ligatures w14:val="none"/>
        </w:rPr>
        <w:t>8</w:t>
      </w:r>
      <w:r w:rsidR="00C978B5">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We see that the refractive index along the Cu-O chain is in the 3-3.1 range whereas the refractive index perpendicular to the Cu-O chain is in the 2.65-2.9 range. Hence, light is more delayed in the Cu-O chain direction than in the perpendicular direction. </w:t>
      </w:r>
    </w:p>
    <w:p w14:paraId="07996864" w14:textId="77777777" w:rsidR="00AA31B9" w:rsidRPr="001C1E50"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0A2D9FC" wp14:editId="52914F9E">
            <wp:extent cx="2438400" cy="1828800"/>
            <wp:effectExtent l="0" t="0" r="0" b="0"/>
            <wp:docPr id="1294377004" name="Picture 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7004" name="Picture 6" descr="A graph of a line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3468285" w14:textId="71B846EE" w:rsidR="00AA31B9" w:rsidRDefault="00AA31B9" w:rsidP="00AA31B9">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AB08CB">
        <w:rPr>
          <w:rFonts w:ascii="Times New Roman" w:eastAsia="Times New Roman" w:hAnsi="Times New Roman" w:cs="Times New Roman"/>
          <w:color w:val="000000"/>
          <w:kern w:val="0"/>
          <w:sz w:val="24"/>
          <w:szCs w:val="24"/>
          <w14:ligatures w14:val="none"/>
        </w:rPr>
        <w:t>8</w:t>
      </w:r>
      <w:r w:rsidRPr="001C1E50">
        <w:rPr>
          <w:rFonts w:ascii="Times New Roman" w:eastAsia="Times New Roman" w:hAnsi="Times New Roman" w:cs="Times New Roman"/>
          <w:color w:val="000000"/>
          <w:kern w:val="0"/>
          <w:sz w:val="24"/>
          <w:szCs w:val="24"/>
          <w14:ligatures w14:val="none"/>
        </w:rPr>
        <w:t>: Real refractive index along the Cu-O chain direction (red) and perpendicular to the chain direction (green).</w:t>
      </w:r>
    </w:p>
    <w:p w14:paraId="3F3B60C2" w14:textId="4AC45B6D" w:rsidR="00AA31B9" w:rsidRDefault="00AA31B9" w:rsidP="00E67329">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This birefringence, however, does not entirely explain the dip at 1.4 THz. </w:t>
      </w:r>
      <w:r>
        <w:rPr>
          <w:rFonts w:ascii="Times New Roman" w:eastAsia="Times New Roman" w:hAnsi="Times New Roman" w:cs="Times New Roman"/>
          <w:color w:val="000000"/>
          <w:kern w:val="0"/>
          <w:sz w:val="24"/>
          <w:szCs w:val="24"/>
          <w14:ligatures w14:val="none"/>
        </w:rPr>
        <w:t xml:space="preserve">To further understand this phenomenon, we plan to </w:t>
      </w:r>
      <w:r w:rsidR="00054C66">
        <w:rPr>
          <w:rFonts w:ascii="Times New Roman" w:eastAsia="Times New Roman" w:hAnsi="Times New Roman" w:cs="Times New Roman"/>
          <w:color w:val="000000"/>
          <w:kern w:val="0"/>
          <w:sz w:val="24"/>
          <w:szCs w:val="24"/>
          <w14:ligatures w14:val="none"/>
        </w:rPr>
        <w:t>calculate</w:t>
      </w:r>
      <w:r>
        <w:rPr>
          <w:rFonts w:ascii="Times New Roman" w:eastAsia="Times New Roman" w:hAnsi="Times New Roman" w:cs="Times New Roman"/>
          <w:color w:val="000000"/>
          <w:kern w:val="0"/>
          <w:sz w:val="24"/>
          <w:szCs w:val="24"/>
          <w14:ligatures w14:val="none"/>
        </w:rPr>
        <w:t xml:space="preserve"> the optical conductivity of the material at this frequency from the data we took to better understand the electronic behavior of the system. The optical conductivity is a measure of the electrical conductivity that is induced by an AC electric field, such as an ultrafast pulse of light</w:t>
      </w:r>
      <w:r w:rsidR="00C978B5">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7</w:t>
      </w:r>
      <w:r w:rsidR="00C978B5">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In addition, we plan to ensure that the absorption is not simply an artifact of our terahertz spectroscopy set-up.   </w:t>
      </w:r>
    </w:p>
    <w:p w14:paraId="58F3546C" w14:textId="74DD6AA9" w:rsidR="00FF24D2" w:rsidRDefault="007F3F91" w:rsidP="00FF24D2">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kern w:val="0"/>
          <w:sz w:val="24"/>
          <w:szCs w:val="24"/>
          <w14:ligatures w14:val="none"/>
        </w:rPr>
        <w:t>W</w:t>
      </w:r>
      <w:r w:rsidR="00054C66">
        <w:rPr>
          <w:rFonts w:ascii="Times New Roman" w:eastAsia="Times New Roman" w:hAnsi="Times New Roman" w:cs="Times New Roman"/>
          <w:kern w:val="0"/>
          <w:sz w:val="24"/>
          <w:szCs w:val="24"/>
          <w14:ligatures w14:val="none"/>
        </w:rPr>
        <w:t xml:space="preserve">e used the </w:t>
      </w:r>
      <w:r w:rsidR="00C978B5">
        <w:rPr>
          <w:rFonts w:ascii="Times New Roman" w:eastAsia="Times New Roman" w:hAnsi="Times New Roman" w:cs="Times New Roman"/>
          <w:kern w:val="0"/>
          <w:sz w:val="24"/>
          <w:szCs w:val="24"/>
          <w14:ligatures w14:val="none"/>
        </w:rPr>
        <w:t>reflectivity data</w:t>
      </w:r>
      <w:r w:rsidR="00054C66">
        <w:rPr>
          <w:rFonts w:ascii="Times New Roman" w:eastAsia="Times New Roman" w:hAnsi="Times New Roman" w:cs="Times New Roman"/>
          <w:kern w:val="0"/>
          <w:sz w:val="24"/>
          <w:szCs w:val="24"/>
          <w14:ligatures w14:val="none"/>
        </w:rPr>
        <w:t xml:space="preserve"> to study</w:t>
      </w:r>
      <w:r w:rsidR="00C978B5">
        <w:rPr>
          <w:rFonts w:ascii="Times New Roman" w:eastAsia="Times New Roman" w:hAnsi="Times New Roman" w:cs="Times New Roman"/>
          <w:kern w:val="0"/>
          <w:sz w:val="24"/>
          <w:szCs w:val="24"/>
          <w14:ligatures w14:val="none"/>
        </w:rPr>
        <w:t xml:space="preserve"> the evolution of the </w:t>
      </w:r>
      <w:r w:rsidR="00054C66">
        <w:rPr>
          <w:rFonts w:ascii="Times New Roman" w:eastAsia="Times New Roman" w:hAnsi="Times New Roman" w:cs="Times New Roman"/>
          <w:kern w:val="0"/>
          <w:sz w:val="24"/>
          <w:szCs w:val="24"/>
          <w14:ligatures w14:val="none"/>
        </w:rPr>
        <w:t>material</w:t>
      </w:r>
      <w:r w:rsidR="00C978B5">
        <w:rPr>
          <w:rFonts w:ascii="Times New Roman" w:eastAsia="Times New Roman" w:hAnsi="Times New Roman" w:cs="Times New Roman"/>
          <w:kern w:val="0"/>
          <w:sz w:val="24"/>
          <w:szCs w:val="24"/>
          <w14:ligatures w14:val="none"/>
        </w:rPr>
        <w:t xml:space="preserve"> after the</w:t>
      </w:r>
      <w:r w:rsidR="004121B7">
        <w:rPr>
          <w:rFonts w:ascii="Times New Roman" w:eastAsia="Times New Roman" w:hAnsi="Times New Roman" w:cs="Times New Roman"/>
          <w:kern w:val="0"/>
          <w:sz w:val="24"/>
          <w:szCs w:val="24"/>
          <w14:ligatures w14:val="none"/>
        </w:rPr>
        <w:t xml:space="preserve"> pump</w:t>
      </w:r>
      <w:r w:rsidR="00C978B5">
        <w:rPr>
          <w:rFonts w:ascii="Times New Roman" w:eastAsia="Times New Roman" w:hAnsi="Times New Roman" w:cs="Times New Roman"/>
          <w:kern w:val="0"/>
          <w:sz w:val="24"/>
          <w:szCs w:val="24"/>
          <w14:ligatures w14:val="none"/>
        </w:rPr>
        <w:t xml:space="preserve"> pulse to understand how the material responds to this </w:t>
      </w:r>
      <w:r w:rsidR="004121B7">
        <w:rPr>
          <w:rFonts w:ascii="Times New Roman" w:eastAsia="Times New Roman" w:hAnsi="Times New Roman" w:cs="Times New Roman"/>
          <w:kern w:val="0"/>
          <w:sz w:val="24"/>
          <w:szCs w:val="24"/>
          <w14:ligatures w14:val="none"/>
        </w:rPr>
        <w:t>photo-doping</w:t>
      </w:r>
      <w:r w:rsidR="00C978B5">
        <w:rPr>
          <w:rFonts w:ascii="Times New Roman" w:eastAsia="Times New Roman" w:hAnsi="Times New Roman" w:cs="Times New Roman"/>
          <w:kern w:val="0"/>
          <w:sz w:val="24"/>
          <w:szCs w:val="24"/>
          <w14:ligatures w14:val="none"/>
        </w:rPr>
        <w:t>.</w:t>
      </w:r>
      <w:r w:rsidR="00FF24D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After the</w:t>
      </w:r>
      <w:r w:rsidR="004121B7">
        <w:rPr>
          <w:rFonts w:ascii="Times New Roman" w:eastAsia="Times New Roman" w:hAnsi="Times New Roman" w:cs="Times New Roman"/>
          <w:kern w:val="0"/>
          <w:sz w:val="24"/>
          <w:szCs w:val="24"/>
          <w14:ligatures w14:val="none"/>
        </w:rPr>
        <w:t xml:space="preserve"> </w:t>
      </w:r>
      <w:r w:rsidR="00AB08CB">
        <w:rPr>
          <w:rFonts w:ascii="Times New Roman" w:eastAsia="Times New Roman" w:hAnsi="Times New Roman" w:cs="Times New Roman"/>
          <w:kern w:val="0"/>
          <w:sz w:val="24"/>
          <w:szCs w:val="24"/>
          <w14:ligatures w14:val="none"/>
        </w:rPr>
        <w:t xml:space="preserve">pump </w:t>
      </w:r>
      <w:r w:rsidR="004121B7">
        <w:rPr>
          <w:rFonts w:ascii="Times New Roman" w:eastAsia="Times New Roman" w:hAnsi="Times New Roman" w:cs="Times New Roman"/>
          <w:kern w:val="0"/>
          <w:sz w:val="24"/>
          <w:szCs w:val="24"/>
          <w14:ligatures w14:val="none"/>
        </w:rPr>
        <w:t>pulse i</w:t>
      </w:r>
      <w:r w:rsidR="00E90A8D">
        <w:rPr>
          <w:rFonts w:ascii="Times New Roman" w:eastAsia="Times New Roman" w:hAnsi="Times New Roman" w:cs="Times New Roman"/>
          <w:kern w:val="0"/>
          <w:sz w:val="24"/>
          <w:szCs w:val="24"/>
          <w14:ligatures w14:val="none"/>
        </w:rPr>
        <w:t>nteracts with the material</w:t>
      </w:r>
      <w:r>
        <w:rPr>
          <w:rFonts w:ascii="Times New Roman" w:eastAsia="Times New Roman" w:hAnsi="Times New Roman" w:cs="Times New Roman"/>
          <w:kern w:val="0"/>
          <w:sz w:val="24"/>
          <w:szCs w:val="24"/>
          <w14:ligatures w14:val="none"/>
        </w:rPr>
        <w:t>, t</w:t>
      </w:r>
      <w:r w:rsidR="00FF24D2">
        <w:rPr>
          <w:rFonts w:ascii="Times New Roman" w:eastAsia="Times New Roman" w:hAnsi="Times New Roman" w:cs="Times New Roman"/>
          <w:color w:val="000000"/>
          <w:kern w:val="0"/>
          <w:sz w:val="24"/>
          <w:szCs w:val="24"/>
          <w14:ligatures w14:val="none"/>
        </w:rPr>
        <w:t>he material relax</w:t>
      </w:r>
      <w:r w:rsidR="00B22BAC">
        <w:rPr>
          <w:rFonts w:ascii="Times New Roman" w:eastAsia="Times New Roman" w:hAnsi="Times New Roman" w:cs="Times New Roman"/>
          <w:color w:val="000000"/>
          <w:kern w:val="0"/>
          <w:sz w:val="24"/>
          <w:szCs w:val="24"/>
          <w14:ligatures w14:val="none"/>
        </w:rPr>
        <w:t>es</w:t>
      </w:r>
      <w:r w:rsidR="00FF24D2">
        <w:rPr>
          <w:rFonts w:ascii="Times New Roman" w:eastAsia="Times New Roman" w:hAnsi="Times New Roman" w:cs="Times New Roman"/>
          <w:color w:val="000000"/>
          <w:kern w:val="0"/>
          <w:sz w:val="24"/>
          <w:szCs w:val="24"/>
          <w14:ligatures w14:val="none"/>
        </w:rPr>
        <w:t>, releasing th</w:t>
      </w:r>
      <w:r w:rsidR="00E90A8D">
        <w:rPr>
          <w:rFonts w:ascii="Times New Roman" w:eastAsia="Times New Roman" w:hAnsi="Times New Roman" w:cs="Times New Roman"/>
          <w:color w:val="000000"/>
          <w:kern w:val="0"/>
          <w:sz w:val="24"/>
          <w:szCs w:val="24"/>
          <w14:ligatures w14:val="none"/>
        </w:rPr>
        <w:t>e</w:t>
      </w:r>
      <w:r w:rsidR="00FF24D2">
        <w:rPr>
          <w:rFonts w:ascii="Times New Roman" w:eastAsia="Times New Roman" w:hAnsi="Times New Roman" w:cs="Times New Roman"/>
          <w:color w:val="000000"/>
          <w:kern w:val="0"/>
          <w:sz w:val="24"/>
          <w:szCs w:val="24"/>
          <w14:ligatures w14:val="none"/>
        </w:rPr>
        <w:t xml:space="preserve"> energy</w:t>
      </w:r>
      <w:r w:rsidR="00E90A8D">
        <w:rPr>
          <w:rFonts w:ascii="Times New Roman" w:eastAsia="Times New Roman" w:hAnsi="Times New Roman" w:cs="Times New Roman"/>
          <w:color w:val="000000"/>
          <w:kern w:val="0"/>
          <w:sz w:val="24"/>
          <w:szCs w:val="24"/>
          <w14:ligatures w14:val="none"/>
        </w:rPr>
        <w:t xml:space="preserve"> from the pulse</w:t>
      </w:r>
      <w:r>
        <w:rPr>
          <w:rFonts w:ascii="Times New Roman" w:eastAsia="Times New Roman" w:hAnsi="Times New Roman" w:cs="Times New Roman"/>
          <w:color w:val="000000"/>
          <w:kern w:val="0"/>
          <w:sz w:val="24"/>
          <w:szCs w:val="24"/>
          <w14:ligatures w14:val="none"/>
        </w:rPr>
        <w:t xml:space="preserve"> over time</w:t>
      </w:r>
      <w:r w:rsidR="00FF24D2">
        <w:rPr>
          <w:rFonts w:ascii="Times New Roman" w:eastAsia="Times New Roman" w:hAnsi="Times New Roman" w:cs="Times New Roman"/>
          <w:color w:val="000000"/>
          <w:kern w:val="0"/>
          <w:sz w:val="24"/>
          <w:szCs w:val="24"/>
          <w14:ligatures w14:val="none"/>
        </w:rPr>
        <w:t xml:space="preserve"> and return</w:t>
      </w:r>
      <w:r w:rsidR="00B22BAC">
        <w:rPr>
          <w:rFonts w:ascii="Times New Roman" w:eastAsia="Times New Roman" w:hAnsi="Times New Roman" w:cs="Times New Roman"/>
          <w:color w:val="000000"/>
          <w:kern w:val="0"/>
          <w:sz w:val="24"/>
          <w:szCs w:val="24"/>
          <w14:ligatures w14:val="none"/>
        </w:rPr>
        <w:t>ing</w:t>
      </w:r>
      <w:r w:rsidR="00FF24D2">
        <w:rPr>
          <w:rFonts w:ascii="Times New Roman" w:eastAsia="Times New Roman" w:hAnsi="Times New Roman" w:cs="Times New Roman"/>
          <w:color w:val="000000"/>
          <w:kern w:val="0"/>
          <w:sz w:val="24"/>
          <w:szCs w:val="24"/>
          <w14:ligatures w14:val="none"/>
        </w:rPr>
        <w:t xml:space="preserve"> to its initial state. The time length of this relaxation signif</w:t>
      </w:r>
      <w:r w:rsidR="008D4E2E">
        <w:rPr>
          <w:rFonts w:ascii="Times New Roman" w:eastAsia="Times New Roman" w:hAnsi="Times New Roman" w:cs="Times New Roman"/>
          <w:color w:val="000000"/>
          <w:kern w:val="0"/>
          <w:sz w:val="24"/>
          <w:szCs w:val="24"/>
          <w14:ligatures w14:val="none"/>
        </w:rPr>
        <w:t>ies</w:t>
      </w:r>
      <w:r w:rsidR="00FF24D2">
        <w:rPr>
          <w:rFonts w:ascii="Times New Roman" w:eastAsia="Times New Roman" w:hAnsi="Times New Roman" w:cs="Times New Roman"/>
          <w:color w:val="000000"/>
          <w:kern w:val="0"/>
          <w:sz w:val="24"/>
          <w:szCs w:val="24"/>
          <w14:ligatures w14:val="none"/>
        </w:rPr>
        <w:t xml:space="preserve"> what sort of response</w:t>
      </w:r>
      <w:r>
        <w:rPr>
          <w:rFonts w:ascii="Times New Roman" w:eastAsia="Times New Roman" w:hAnsi="Times New Roman" w:cs="Times New Roman"/>
          <w:color w:val="000000"/>
          <w:kern w:val="0"/>
          <w:sz w:val="24"/>
          <w:szCs w:val="24"/>
          <w14:ligatures w14:val="none"/>
        </w:rPr>
        <w:t xml:space="preserve">, and hence </w:t>
      </w:r>
      <w:r>
        <w:rPr>
          <w:rFonts w:ascii="Times New Roman" w:eastAsia="Times New Roman" w:hAnsi="Times New Roman" w:cs="Times New Roman"/>
          <w:color w:val="000000"/>
          <w:kern w:val="0"/>
          <w:sz w:val="24"/>
          <w:szCs w:val="24"/>
          <w14:ligatures w14:val="none"/>
        </w:rPr>
        <w:lastRenderedPageBreak/>
        <w:t>phenomena,</w:t>
      </w:r>
      <w:r w:rsidR="00FF24D2">
        <w:rPr>
          <w:rFonts w:ascii="Times New Roman" w:eastAsia="Times New Roman" w:hAnsi="Times New Roman" w:cs="Times New Roman"/>
          <w:color w:val="000000"/>
          <w:kern w:val="0"/>
          <w:sz w:val="24"/>
          <w:szCs w:val="24"/>
          <w14:ligatures w14:val="none"/>
        </w:rPr>
        <w:t xml:space="preserve"> has occurred</w:t>
      </w:r>
      <w:r>
        <w:rPr>
          <w:rFonts w:ascii="Times New Roman" w:eastAsia="Times New Roman" w:hAnsi="Times New Roman" w:cs="Times New Roman"/>
          <w:color w:val="000000"/>
          <w:kern w:val="0"/>
          <w:sz w:val="24"/>
          <w:szCs w:val="24"/>
          <w14:ligatures w14:val="none"/>
        </w:rPr>
        <w:t xml:space="preserve"> due to the laser pulse</w:t>
      </w:r>
      <w:r w:rsidR="00FF24D2">
        <w:rPr>
          <w:rFonts w:ascii="Times New Roman" w:eastAsia="Times New Roman" w:hAnsi="Times New Roman" w:cs="Times New Roman"/>
          <w:color w:val="000000"/>
          <w:kern w:val="0"/>
          <w:sz w:val="24"/>
          <w:szCs w:val="24"/>
          <w14:ligatures w14:val="none"/>
        </w:rPr>
        <w:t>.</w:t>
      </w:r>
      <w:r w:rsidR="00C978B5">
        <w:rPr>
          <w:rFonts w:ascii="Times New Roman" w:eastAsia="Times New Roman" w:hAnsi="Times New Roman" w:cs="Times New Roman"/>
          <w:kern w:val="0"/>
          <w:sz w:val="24"/>
          <w:szCs w:val="24"/>
          <w14:ligatures w14:val="none"/>
        </w:rPr>
        <w:t xml:space="preserve"> We see in Fig </w:t>
      </w:r>
      <w:r w:rsidR="00AB08CB">
        <w:rPr>
          <w:rFonts w:ascii="Times New Roman" w:eastAsia="Times New Roman" w:hAnsi="Times New Roman" w:cs="Times New Roman"/>
          <w:kern w:val="0"/>
          <w:sz w:val="24"/>
          <w:szCs w:val="24"/>
          <w14:ligatures w14:val="none"/>
        </w:rPr>
        <w:t>6</w:t>
      </w:r>
      <w:r w:rsidR="00C978B5">
        <w:rPr>
          <w:rFonts w:ascii="Times New Roman" w:eastAsia="Times New Roman" w:hAnsi="Times New Roman" w:cs="Times New Roman"/>
          <w:kern w:val="0"/>
          <w:sz w:val="24"/>
          <w:szCs w:val="24"/>
          <w14:ligatures w14:val="none"/>
        </w:rPr>
        <w:t>a that the change in electric field decays very rapidly for a short amount of time and then much more slowly for the rest of the measurement. Therefore, we break down the total exponential decay into two exponentials, one with a fast decay time and the other with a slow</w:t>
      </w:r>
      <w:r>
        <w:rPr>
          <w:rFonts w:ascii="Times New Roman" w:eastAsia="Times New Roman" w:hAnsi="Times New Roman" w:cs="Times New Roman"/>
          <w:kern w:val="0"/>
          <w:sz w:val="24"/>
          <w:szCs w:val="24"/>
          <w14:ligatures w14:val="none"/>
        </w:rPr>
        <w:t>er</w:t>
      </w:r>
      <w:r w:rsidR="00C978B5">
        <w:rPr>
          <w:rFonts w:ascii="Times New Roman" w:eastAsia="Times New Roman" w:hAnsi="Times New Roman" w:cs="Times New Roman"/>
          <w:kern w:val="0"/>
          <w:sz w:val="24"/>
          <w:szCs w:val="24"/>
          <w14:ligatures w14:val="none"/>
        </w:rPr>
        <w:t xml:space="preserve"> decay time, 0.8 </w:t>
      </w:r>
      <w:proofErr w:type="spellStart"/>
      <w:r w:rsidR="00C978B5">
        <w:rPr>
          <w:rFonts w:ascii="Times New Roman" w:eastAsia="Times New Roman" w:hAnsi="Times New Roman" w:cs="Times New Roman"/>
          <w:kern w:val="0"/>
          <w:sz w:val="24"/>
          <w:szCs w:val="24"/>
          <w14:ligatures w14:val="none"/>
        </w:rPr>
        <w:t>ps</w:t>
      </w:r>
      <w:proofErr w:type="spellEnd"/>
      <w:r w:rsidR="00C978B5">
        <w:rPr>
          <w:rFonts w:ascii="Times New Roman" w:eastAsia="Times New Roman" w:hAnsi="Times New Roman" w:cs="Times New Roman"/>
          <w:kern w:val="0"/>
          <w:sz w:val="24"/>
          <w:szCs w:val="24"/>
          <w14:ligatures w14:val="none"/>
        </w:rPr>
        <w:t xml:space="preserve"> and 7 </w:t>
      </w:r>
      <w:proofErr w:type="spellStart"/>
      <w:r w:rsidR="00C978B5">
        <w:rPr>
          <w:rFonts w:ascii="Times New Roman" w:eastAsia="Times New Roman" w:hAnsi="Times New Roman" w:cs="Times New Roman"/>
          <w:kern w:val="0"/>
          <w:sz w:val="24"/>
          <w:szCs w:val="24"/>
          <w14:ligatures w14:val="none"/>
        </w:rPr>
        <w:t>ps</w:t>
      </w:r>
      <w:proofErr w:type="spellEnd"/>
      <w:r w:rsidR="00C978B5">
        <w:rPr>
          <w:rFonts w:ascii="Times New Roman" w:eastAsia="Times New Roman" w:hAnsi="Times New Roman" w:cs="Times New Roman"/>
          <w:kern w:val="0"/>
          <w:sz w:val="24"/>
          <w:szCs w:val="24"/>
          <w14:ligatures w14:val="none"/>
        </w:rPr>
        <w:t xml:space="preserve"> respectively. These two decay times are also portrayed in Fig </w:t>
      </w:r>
      <w:r w:rsidR="00AB08CB">
        <w:rPr>
          <w:rFonts w:ascii="Times New Roman" w:eastAsia="Times New Roman" w:hAnsi="Times New Roman" w:cs="Times New Roman"/>
          <w:kern w:val="0"/>
          <w:sz w:val="24"/>
          <w:szCs w:val="24"/>
          <w14:ligatures w14:val="none"/>
        </w:rPr>
        <w:t>6</w:t>
      </w:r>
      <w:r w:rsidR="00C978B5">
        <w:rPr>
          <w:rFonts w:ascii="Times New Roman" w:eastAsia="Times New Roman" w:hAnsi="Times New Roman" w:cs="Times New Roman"/>
          <w:kern w:val="0"/>
          <w:sz w:val="24"/>
          <w:szCs w:val="24"/>
          <w14:ligatures w14:val="none"/>
        </w:rPr>
        <w:t xml:space="preserve">b </w:t>
      </w:r>
      <w:r w:rsidR="00FF24D2">
        <w:rPr>
          <w:rFonts w:ascii="Times New Roman" w:eastAsia="Times New Roman" w:hAnsi="Times New Roman" w:cs="Times New Roman"/>
          <w:kern w:val="0"/>
          <w:sz w:val="24"/>
          <w:szCs w:val="24"/>
          <w14:ligatures w14:val="none"/>
        </w:rPr>
        <w:t>through the</w:t>
      </w:r>
      <w:r w:rsidR="000B6200">
        <w:rPr>
          <w:rFonts w:ascii="Times New Roman" w:eastAsia="Times New Roman" w:hAnsi="Times New Roman" w:cs="Times New Roman"/>
          <w:color w:val="000000"/>
          <w:kern w:val="0"/>
          <w:sz w:val="24"/>
          <w:szCs w:val="24"/>
          <w14:ligatures w14:val="none"/>
        </w:rPr>
        <w:t xml:space="preserve"> </w:t>
      </w:r>
      <w:r w:rsidR="00C32DDB">
        <w:rPr>
          <w:rFonts w:ascii="Times New Roman" w:eastAsia="Times New Roman" w:hAnsi="Times New Roman" w:cs="Times New Roman"/>
          <w:color w:val="000000"/>
          <w:kern w:val="0"/>
          <w:sz w:val="24"/>
          <w:szCs w:val="24"/>
          <w14:ligatures w14:val="none"/>
        </w:rPr>
        <w:t>in</w:t>
      </w:r>
      <w:r w:rsidR="00B378B7">
        <w:rPr>
          <w:rFonts w:ascii="Times New Roman" w:eastAsia="Times New Roman" w:hAnsi="Times New Roman" w:cs="Times New Roman"/>
          <w:color w:val="000000"/>
          <w:kern w:val="0"/>
          <w:sz w:val="24"/>
          <w:szCs w:val="24"/>
          <w14:ligatures w14:val="none"/>
        </w:rPr>
        <w:t>i</w:t>
      </w:r>
      <w:r w:rsidR="00C32DDB">
        <w:rPr>
          <w:rFonts w:ascii="Times New Roman" w:eastAsia="Times New Roman" w:hAnsi="Times New Roman" w:cs="Times New Roman"/>
          <w:color w:val="000000"/>
          <w:kern w:val="0"/>
          <w:sz w:val="24"/>
          <w:szCs w:val="24"/>
          <w14:ligatures w14:val="none"/>
        </w:rPr>
        <w:t xml:space="preserve">tial high </w:t>
      </w:r>
      <w:r w:rsidR="00E51F6B">
        <w:rPr>
          <w:rFonts w:ascii="Times New Roman" w:eastAsia="Times New Roman" w:hAnsi="Times New Roman" w:cs="Times New Roman"/>
          <w:color w:val="000000"/>
          <w:kern w:val="0"/>
          <w:sz w:val="24"/>
          <w:szCs w:val="24"/>
          <w14:ligatures w14:val="none"/>
        </w:rPr>
        <w:t xml:space="preserve">rate of </w:t>
      </w:r>
      <w:r w:rsidR="000B6200">
        <w:rPr>
          <w:rFonts w:ascii="Times New Roman" w:eastAsia="Times New Roman" w:hAnsi="Times New Roman" w:cs="Times New Roman"/>
          <w:color w:val="000000"/>
          <w:kern w:val="0"/>
          <w:sz w:val="24"/>
          <w:szCs w:val="24"/>
          <w14:ligatures w14:val="none"/>
        </w:rPr>
        <w:t>change in intensity of</w:t>
      </w:r>
      <w:r w:rsidR="0056482E">
        <w:rPr>
          <w:rFonts w:ascii="Times New Roman" w:eastAsia="Times New Roman" w:hAnsi="Times New Roman" w:cs="Times New Roman"/>
          <w:color w:val="000000"/>
          <w:kern w:val="0"/>
          <w:sz w:val="24"/>
          <w:szCs w:val="24"/>
          <w14:ligatures w14:val="none"/>
        </w:rPr>
        <w:t xml:space="preserve"> </w:t>
      </w:r>
      <w:r w:rsidR="000B6200">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C32DDB">
        <w:rPr>
          <w:rFonts w:ascii="Times New Roman" w:eastAsia="Times New Roman" w:hAnsi="Times New Roman" w:cs="Times New Roman"/>
          <w:color w:val="000000"/>
          <w:kern w:val="0"/>
          <w:sz w:val="24"/>
          <w:szCs w:val="24"/>
          <w14:ligatures w14:val="none"/>
        </w:rPr>
        <w:t>, followed by a slower decay.</w:t>
      </w:r>
    </w:p>
    <w:p w14:paraId="13524074" w14:textId="48C01ABB" w:rsidR="00B519B2" w:rsidRDefault="00FF24D2" w:rsidP="00FF24D2">
      <w:pPr>
        <w:spacing w:after="0" w:line="240" w:lineRule="auto"/>
        <w:ind w:firstLine="720"/>
        <w:rPr>
          <w:rFonts w:ascii="Times New Roman" w:eastAsia="Times New Roman" w:hAnsi="Times New Roman" w:cs="Times New Roman"/>
          <w:color w:val="000000"/>
          <w:kern w:val="0"/>
          <w:sz w:val="24"/>
          <w:szCs w:val="24"/>
          <w14:ligatures w14:val="none"/>
        </w:rPr>
      </w:pPr>
      <w:commentRangeStart w:id="12"/>
      <w:r>
        <w:rPr>
          <w:rFonts w:ascii="Times New Roman" w:eastAsia="Times New Roman" w:hAnsi="Times New Roman" w:cs="Times New Roman"/>
          <w:color w:val="000000"/>
          <w:kern w:val="0"/>
          <w:sz w:val="24"/>
          <w:szCs w:val="24"/>
          <w14:ligatures w14:val="none"/>
        </w:rPr>
        <w:t>The</w:t>
      </w:r>
      <w:r w:rsidR="00501D76">
        <w:rPr>
          <w:rFonts w:ascii="Times New Roman" w:eastAsia="Times New Roman" w:hAnsi="Times New Roman" w:cs="Times New Roman"/>
          <w:color w:val="000000"/>
          <w:kern w:val="0"/>
          <w:sz w:val="24"/>
          <w:szCs w:val="24"/>
          <w14:ligatures w14:val="none"/>
        </w:rPr>
        <w:t xml:space="preserve"> two decay times </w:t>
      </w:r>
      <w:r w:rsidR="000F3D6F">
        <w:rPr>
          <w:rFonts w:ascii="Times New Roman" w:eastAsia="Times New Roman" w:hAnsi="Times New Roman" w:cs="Times New Roman"/>
          <w:color w:val="000000"/>
          <w:kern w:val="0"/>
          <w:sz w:val="24"/>
          <w:szCs w:val="24"/>
          <w14:ligatures w14:val="none"/>
        </w:rPr>
        <w:t>we observe</w:t>
      </w:r>
      <w:r w:rsidR="009716D3">
        <w:rPr>
          <w:rFonts w:ascii="Times New Roman" w:eastAsia="Times New Roman" w:hAnsi="Times New Roman" w:cs="Times New Roman"/>
          <w:color w:val="000000"/>
          <w:kern w:val="0"/>
          <w:sz w:val="24"/>
          <w:szCs w:val="24"/>
          <w14:ligatures w14:val="none"/>
        </w:rPr>
        <w:t>d</w:t>
      </w:r>
      <w:r w:rsidR="000F3D6F">
        <w:rPr>
          <w:rFonts w:ascii="Times New Roman" w:eastAsia="Times New Roman" w:hAnsi="Times New Roman" w:cs="Times New Roman"/>
          <w:color w:val="000000"/>
          <w:kern w:val="0"/>
          <w:sz w:val="24"/>
          <w:szCs w:val="24"/>
          <w14:ligatures w14:val="none"/>
        </w:rPr>
        <w:t xml:space="preserve"> </w:t>
      </w:r>
      <w:r w:rsidR="00501D76">
        <w:rPr>
          <w:rFonts w:ascii="Times New Roman" w:eastAsia="Times New Roman" w:hAnsi="Times New Roman" w:cs="Times New Roman"/>
          <w:color w:val="000000"/>
          <w:kern w:val="0"/>
          <w:sz w:val="24"/>
          <w:szCs w:val="24"/>
          <w14:ligatures w14:val="none"/>
        </w:rPr>
        <w:t xml:space="preserve">signal that there </w:t>
      </w:r>
      <w:r w:rsidR="00E51F6B">
        <w:rPr>
          <w:rFonts w:ascii="Times New Roman" w:eastAsia="Times New Roman" w:hAnsi="Times New Roman" w:cs="Times New Roman"/>
          <w:color w:val="000000"/>
          <w:kern w:val="0"/>
          <w:sz w:val="24"/>
          <w:szCs w:val="24"/>
          <w14:ligatures w14:val="none"/>
        </w:rPr>
        <w:t>may be</w:t>
      </w:r>
      <w:r w:rsidR="00501D76">
        <w:rPr>
          <w:rFonts w:ascii="Times New Roman" w:eastAsia="Times New Roman" w:hAnsi="Times New Roman" w:cs="Times New Roman"/>
          <w:color w:val="000000"/>
          <w:kern w:val="0"/>
          <w:sz w:val="24"/>
          <w:szCs w:val="24"/>
          <w14:ligatures w14:val="none"/>
        </w:rPr>
        <w:t xml:space="preserve"> two phenomena occurring in the material when </w:t>
      </w:r>
      <w:r w:rsidR="001A5D1F">
        <w:rPr>
          <w:rFonts w:ascii="Times New Roman" w:eastAsia="Times New Roman" w:hAnsi="Times New Roman" w:cs="Times New Roman"/>
          <w:color w:val="000000"/>
          <w:kern w:val="0"/>
          <w:sz w:val="24"/>
          <w:szCs w:val="24"/>
          <w14:ligatures w14:val="none"/>
        </w:rPr>
        <w:t>energy is</w:t>
      </w:r>
      <w:r w:rsidR="00501D76">
        <w:rPr>
          <w:rFonts w:ascii="Times New Roman" w:eastAsia="Times New Roman" w:hAnsi="Times New Roman" w:cs="Times New Roman"/>
          <w:color w:val="000000"/>
          <w:kern w:val="0"/>
          <w:sz w:val="24"/>
          <w:szCs w:val="24"/>
          <w14:ligatures w14:val="none"/>
        </w:rPr>
        <w:t xml:space="preserve"> added to the system with the pump pulse. </w:t>
      </w:r>
      <w:r w:rsidR="00E11574">
        <w:rPr>
          <w:rFonts w:ascii="Times New Roman" w:eastAsia="Times New Roman" w:hAnsi="Times New Roman" w:cs="Times New Roman"/>
          <w:color w:val="000000"/>
          <w:kern w:val="0"/>
          <w:sz w:val="24"/>
          <w:szCs w:val="24"/>
          <w14:ligatures w14:val="none"/>
        </w:rPr>
        <w:t xml:space="preserve">In some cases, the faster decay </w:t>
      </w:r>
      <w:r w:rsidR="007F3F91">
        <w:rPr>
          <w:rFonts w:ascii="Times New Roman" w:eastAsia="Times New Roman" w:hAnsi="Times New Roman" w:cs="Times New Roman"/>
          <w:color w:val="000000"/>
          <w:kern w:val="0"/>
          <w:sz w:val="24"/>
          <w:szCs w:val="24"/>
          <w14:ligatures w14:val="none"/>
        </w:rPr>
        <w:t>indicates</w:t>
      </w:r>
      <w:r w:rsidR="00E11574">
        <w:rPr>
          <w:rFonts w:ascii="Times New Roman" w:eastAsia="Times New Roman" w:hAnsi="Times New Roman" w:cs="Times New Roman"/>
          <w:color w:val="000000"/>
          <w:kern w:val="0"/>
          <w:sz w:val="24"/>
          <w:szCs w:val="24"/>
          <w14:ligatures w14:val="none"/>
        </w:rPr>
        <w:t xml:space="preserve"> an electronic response whereas the slower decay may be </w:t>
      </w:r>
      <w:r>
        <w:rPr>
          <w:rFonts w:ascii="Times New Roman" w:eastAsia="Times New Roman" w:hAnsi="Times New Roman" w:cs="Times New Roman"/>
          <w:color w:val="000000"/>
          <w:kern w:val="0"/>
          <w:sz w:val="24"/>
          <w:szCs w:val="24"/>
          <w14:ligatures w14:val="none"/>
        </w:rPr>
        <w:t>from</w:t>
      </w:r>
      <w:r w:rsidR="00F23D19">
        <w:rPr>
          <w:rFonts w:ascii="Times New Roman" w:eastAsia="Times New Roman" w:hAnsi="Times New Roman" w:cs="Times New Roman"/>
          <w:color w:val="000000"/>
          <w:kern w:val="0"/>
          <w:sz w:val="24"/>
          <w:szCs w:val="24"/>
          <w14:ligatures w14:val="none"/>
        </w:rPr>
        <w:t xml:space="preserve"> the material cooling down after being heated from the </w:t>
      </w:r>
      <w:r w:rsidR="009A19BC">
        <w:rPr>
          <w:rFonts w:ascii="Times New Roman" w:eastAsia="Times New Roman" w:hAnsi="Times New Roman" w:cs="Times New Roman"/>
          <w:color w:val="000000"/>
          <w:kern w:val="0"/>
          <w:sz w:val="24"/>
          <w:szCs w:val="24"/>
          <w14:ligatures w14:val="none"/>
        </w:rPr>
        <w:t>pump</w:t>
      </w:r>
      <w:r w:rsidR="00F23D19">
        <w:rPr>
          <w:rFonts w:ascii="Times New Roman" w:eastAsia="Times New Roman" w:hAnsi="Times New Roman" w:cs="Times New Roman"/>
          <w:color w:val="000000"/>
          <w:kern w:val="0"/>
          <w:sz w:val="24"/>
          <w:szCs w:val="24"/>
          <w14:ligatures w14:val="none"/>
        </w:rPr>
        <w:t xml:space="preserve"> pulse</w:t>
      </w:r>
      <w:r w:rsidR="00F04DE4">
        <w:rPr>
          <w:rFonts w:ascii="Times New Roman" w:eastAsia="Times New Roman" w:hAnsi="Times New Roman" w:cs="Times New Roman"/>
          <w:color w:val="000000"/>
          <w:kern w:val="0"/>
          <w:sz w:val="24"/>
          <w:szCs w:val="24"/>
          <w14:ligatures w14:val="none"/>
        </w:rPr>
        <w:t xml:space="preserve"> [4]</w:t>
      </w:r>
      <w:r w:rsidR="00E11574">
        <w:rPr>
          <w:rFonts w:ascii="Times New Roman" w:eastAsia="Times New Roman" w:hAnsi="Times New Roman" w:cs="Times New Roman"/>
          <w:color w:val="000000"/>
          <w:kern w:val="0"/>
          <w:sz w:val="24"/>
          <w:szCs w:val="24"/>
          <w14:ligatures w14:val="none"/>
        </w:rPr>
        <w:t>.</w:t>
      </w:r>
      <w:r w:rsidR="00C7062D">
        <w:rPr>
          <w:rFonts w:ascii="Times New Roman" w:eastAsia="Times New Roman" w:hAnsi="Times New Roman" w:cs="Times New Roman"/>
          <w:color w:val="000000"/>
          <w:kern w:val="0"/>
          <w:sz w:val="24"/>
          <w:szCs w:val="24"/>
          <w14:ligatures w14:val="none"/>
        </w:rPr>
        <w:t xml:space="preserve"> </w:t>
      </w:r>
      <w:commentRangeStart w:id="13"/>
      <w:r w:rsidR="00345584">
        <w:rPr>
          <w:rFonts w:ascii="Times New Roman" w:eastAsia="Times New Roman" w:hAnsi="Times New Roman" w:cs="Times New Roman"/>
          <w:color w:val="000000"/>
          <w:kern w:val="0"/>
          <w:sz w:val="24"/>
          <w:szCs w:val="24"/>
          <w14:ligatures w14:val="none"/>
        </w:rPr>
        <w:t xml:space="preserve">One theory for the </w:t>
      </w:r>
      <w:r w:rsidR="00C32DDB">
        <w:rPr>
          <w:rFonts w:ascii="Times New Roman" w:eastAsia="Times New Roman" w:hAnsi="Times New Roman" w:cs="Times New Roman"/>
          <w:color w:val="000000"/>
          <w:kern w:val="0"/>
          <w:sz w:val="24"/>
          <w:szCs w:val="24"/>
          <w14:ligatures w14:val="none"/>
        </w:rPr>
        <w:t>first</w:t>
      </w:r>
      <w:r w:rsidR="008B4ED7">
        <w:rPr>
          <w:rFonts w:ascii="Times New Roman" w:eastAsia="Times New Roman" w:hAnsi="Times New Roman" w:cs="Times New Roman"/>
          <w:color w:val="000000"/>
          <w:kern w:val="0"/>
          <w:sz w:val="24"/>
          <w:szCs w:val="24"/>
          <w14:ligatures w14:val="none"/>
        </w:rPr>
        <w:t xml:space="preserve"> </w:t>
      </w:r>
      <w:r w:rsidR="00345584">
        <w:rPr>
          <w:rFonts w:ascii="Times New Roman" w:eastAsia="Times New Roman" w:hAnsi="Times New Roman" w:cs="Times New Roman"/>
          <w:color w:val="000000"/>
          <w:kern w:val="0"/>
          <w:sz w:val="24"/>
          <w:szCs w:val="24"/>
          <w14:ligatures w14:val="none"/>
        </w:rPr>
        <w:t>phenomen</w:t>
      </w:r>
      <w:r w:rsidR="00C32DDB">
        <w:rPr>
          <w:rFonts w:ascii="Times New Roman" w:eastAsia="Times New Roman" w:hAnsi="Times New Roman" w:cs="Times New Roman"/>
          <w:color w:val="000000"/>
          <w:kern w:val="0"/>
          <w:sz w:val="24"/>
          <w:szCs w:val="24"/>
          <w14:ligatures w14:val="none"/>
        </w:rPr>
        <w:t>on</w:t>
      </w:r>
      <w:r w:rsidR="00345584">
        <w:rPr>
          <w:rFonts w:ascii="Times New Roman" w:eastAsia="Times New Roman" w:hAnsi="Times New Roman" w:cs="Times New Roman"/>
          <w:color w:val="000000"/>
          <w:kern w:val="0"/>
          <w:sz w:val="24"/>
          <w:szCs w:val="24"/>
          <w14:ligatures w14:val="none"/>
        </w:rPr>
        <w:t xml:space="preserve"> is </w:t>
      </w:r>
      <w:r w:rsidR="0071429B">
        <w:rPr>
          <w:rFonts w:ascii="Times New Roman" w:eastAsia="Times New Roman" w:hAnsi="Times New Roman" w:cs="Times New Roman"/>
          <w:color w:val="000000"/>
          <w:kern w:val="0"/>
          <w:sz w:val="24"/>
          <w:szCs w:val="24"/>
          <w14:ligatures w14:val="none"/>
        </w:rPr>
        <w:t>that we are seeing Coulombic excitons</w:t>
      </w:r>
      <w:r w:rsidR="0036482E">
        <w:rPr>
          <w:rFonts w:ascii="Times New Roman" w:eastAsia="Times New Roman" w:hAnsi="Times New Roman" w:cs="Times New Roman"/>
          <w:color w:val="000000"/>
          <w:kern w:val="0"/>
          <w:sz w:val="24"/>
          <w:szCs w:val="24"/>
          <w14:ligatures w14:val="none"/>
        </w:rPr>
        <w:t xml:space="preserve"> (Fig 9)</w:t>
      </w:r>
      <w:r w:rsidR="00C32DDB">
        <w:rPr>
          <w:rFonts w:ascii="Times New Roman" w:eastAsia="Times New Roman" w:hAnsi="Times New Roman" w:cs="Times New Roman"/>
          <w:color w:val="000000"/>
          <w:kern w:val="0"/>
          <w:sz w:val="24"/>
          <w:szCs w:val="24"/>
          <w14:ligatures w14:val="none"/>
        </w:rPr>
        <w:t xml:space="preserve">, </w:t>
      </w:r>
      <w:r w:rsidR="00F879C2">
        <w:rPr>
          <w:rFonts w:ascii="Times New Roman" w:eastAsia="Times New Roman" w:hAnsi="Times New Roman" w:cs="Times New Roman"/>
          <w:color w:val="000000"/>
          <w:kern w:val="0"/>
          <w:sz w:val="24"/>
          <w:szCs w:val="24"/>
          <w14:ligatures w14:val="none"/>
        </w:rPr>
        <w:t xml:space="preserve">that are </w:t>
      </w:r>
      <w:r w:rsidR="006B5B8D">
        <w:rPr>
          <w:rFonts w:ascii="Times New Roman" w:eastAsia="Times New Roman" w:hAnsi="Times New Roman" w:cs="Times New Roman"/>
          <w:color w:val="000000"/>
          <w:kern w:val="0"/>
          <w:sz w:val="24"/>
          <w:szCs w:val="24"/>
          <w14:ligatures w14:val="none"/>
        </w:rPr>
        <w:t xml:space="preserve">quickly </w:t>
      </w:r>
      <w:r w:rsidR="00F879C2">
        <w:rPr>
          <w:rFonts w:ascii="Times New Roman" w:eastAsia="Times New Roman" w:hAnsi="Times New Roman" w:cs="Times New Roman"/>
          <w:color w:val="000000"/>
          <w:kern w:val="0"/>
          <w:sz w:val="24"/>
          <w:szCs w:val="24"/>
          <w14:ligatures w14:val="none"/>
        </w:rPr>
        <w:t>forming</w:t>
      </w:r>
      <w:r w:rsidR="008F49BA">
        <w:rPr>
          <w:rFonts w:ascii="Times New Roman" w:eastAsia="Times New Roman" w:hAnsi="Times New Roman" w:cs="Times New Roman"/>
          <w:color w:val="000000"/>
          <w:kern w:val="0"/>
          <w:sz w:val="24"/>
          <w:szCs w:val="24"/>
          <w14:ligatures w14:val="none"/>
        </w:rPr>
        <w:t xml:space="preserve"> </w:t>
      </w:r>
      <w:r w:rsidR="00F879C2">
        <w:rPr>
          <w:rFonts w:ascii="Times New Roman" w:eastAsia="Times New Roman" w:hAnsi="Times New Roman" w:cs="Times New Roman"/>
          <w:color w:val="000000"/>
          <w:kern w:val="0"/>
          <w:sz w:val="24"/>
          <w:szCs w:val="24"/>
          <w14:ligatures w14:val="none"/>
        </w:rPr>
        <w:t xml:space="preserve">and </w:t>
      </w:r>
      <w:r w:rsidR="003C7C9C">
        <w:rPr>
          <w:rFonts w:ascii="Times New Roman" w:eastAsia="Times New Roman" w:hAnsi="Times New Roman" w:cs="Times New Roman"/>
          <w:color w:val="000000"/>
          <w:kern w:val="0"/>
          <w:sz w:val="24"/>
          <w:szCs w:val="24"/>
          <w14:ligatures w14:val="none"/>
        </w:rPr>
        <w:t xml:space="preserve">then </w:t>
      </w:r>
      <w:r w:rsidR="00F879C2">
        <w:rPr>
          <w:rFonts w:ascii="Times New Roman" w:eastAsia="Times New Roman" w:hAnsi="Times New Roman" w:cs="Times New Roman"/>
          <w:color w:val="000000"/>
          <w:kern w:val="0"/>
          <w:sz w:val="24"/>
          <w:szCs w:val="24"/>
          <w14:ligatures w14:val="none"/>
        </w:rPr>
        <w:t>relax</w:t>
      </w:r>
      <w:r w:rsidR="006B5B8D">
        <w:rPr>
          <w:rFonts w:ascii="Times New Roman" w:eastAsia="Times New Roman" w:hAnsi="Times New Roman" w:cs="Times New Roman"/>
          <w:color w:val="000000"/>
          <w:kern w:val="0"/>
          <w:sz w:val="24"/>
          <w:szCs w:val="24"/>
          <w14:ligatures w14:val="none"/>
        </w:rPr>
        <w:t>ing</w:t>
      </w:r>
      <w:r w:rsidR="00F879C2">
        <w:rPr>
          <w:rFonts w:ascii="Times New Roman" w:eastAsia="Times New Roman" w:hAnsi="Times New Roman" w:cs="Times New Roman"/>
          <w:color w:val="000000"/>
          <w:kern w:val="0"/>
          <w:sz w:val="24"/>
          <w:szCs w:val="24"/>
          <w14:ligatures w14:val="none"/>
        </w:rPr>
        <w:t xml:space="preserve"> </w:t>
      </w:r>
      <w:r w:rsidR="00BA0D94">
        <w:rPr>
          <w:rFonts w:ascii="Times New Roman" w:eastAsia="Times New Roman" w:hAnsi="Times New Roman" w:cs="Times New Roman"/>
          <w:color w:val="000000"/>
          <w:kern w:val="0"/>
          <w:sz w:val="24"/>
          <w:szCs w:val="24"/>
          <w14:ligatures w14:val="none"/>
        </w:rPr>
        <w:t xml:space="preserve">back to their unbound state </w:t>
      </w:r>
      <w:r w:rsidR="008F49BA">
        <w:rPr>
          <w:rFonts w:ascii="Times New Roman" w:eastAsia="Times New Roman" w:hAnsi="Times New Roman" w:cs="Times New Roman"/>
          <w:color w:val="000000"/>
          <w:kern w:val="0"/>
          <w:sz w:val="24"/>
          <w:szCs w:val="24"/>
          <w14:ligatures w14:val="none"/>
        </w:rPr>
        <w:t>(Fig 9</w:t>
      </w:r>
      <w:ins w:id="14" w:author="Kozlowski, Patryk T." w:date="2024-04-15T09:15:00Z">
        <w:r w:rsidR="009716D3">
          <w:rPr>
            <w:rFonts w:ascii="Times New Roman" w:eastAsia="Times New Roman" w:hAnsi="Times New Roman" w:cs="Times New Roman"/>
            <w:color w:val="000000"/>
            <w:kern w:val="0"/>
            <w:sz w:val="24"/>
            <w:szCs w:val="24"/>
            <w14:ligatures w14:val="none"/>
          </w:rPr>
          <w:t>a</w:t>
        </w:r>
      </w:ins>
      <w:del w:id="15" w:author="Kozlowski, Patryk T." w:date="2024-04-15T09:15:00Z">
        <w:r w:rsidR="008F49BA" w:rsidDel="009716D3">
          <w:rPr>
            <w:rFonts w:ascii="Times New Roman" w:eastAsia="Times New Roman" w:hAnsi="Times New Roman" w:cs="Times New Roman"/>
            <w:color w:val="000000"/>
            <w:kern w:val="0"/>
            <w:sz w:val="24"/>
            <w:szCs w:val="24"/>
            <w14:ligatures w14:val="none"/>
          </w:rPr>
          <w:delText>b</w:delText>
        </w:r>
      </w:del>
      <w:r w:rsidR="008F49BA">
        <w:rPr>
          <w:rFonts w:ascii="Times New Roman" w:eastAsia="Times New Roman" w:hAnsi="Times New Roman" w:cs="Times New Roman"/>
          <w:color w:val="000000"/>
          <w:kern w:val="0"/>
          <w:sz w:val="24"/>
          <w:szCs w:val="24"/>
          <w14:ligatures w14:val="none"/>
        </w:rPr>
        <w:t xml:space="preserve">) </w:t>
      </w:r>
      <w:r w:rsidR="00F879C2">
        <w:rPr>
          <w:rFonts w:ascii="Times New Roman" w:eastAsia="Times New Roman" w:hAnsi="Times New Roman" w:cs="Times New Roman"/>
          <w:color w:val="000000"/>
          <w:kern w:val="0"/>
          <w:sz w:val="24"/>
          <w:szCs w:val="24"/>
          <w14:ligatures w14:val="none"/>
        </w:rPr>
        <w:t>after the pump pulse</w:t>
      </w:r>
      <w:r w:rsidR="00303173">
        <w:rPr>
          <w:rFonts w:ascii="Times New Roman" w:eastAsia="Times New Roman" w:hAnsi="Times New Roman" w:cs="Times New Roman"/>
          <w:color w:val="000000"/>
          <w:kern w:val="0"/>
          <w:sz w:val="24"/>
          <w:szCs w:val="24"/>
          <w14:ligatures w14:val="none"/>
        </w:rPr>
        <w:t xml:space="preserve"> [6]</w:t>
      </w:r>
      <w:r w:rsidR="00B519B2">
        <w:rPr>
          <w:rFonts w:ascii="Times New Roman" w:eastAsia="Times New Roman" w:hAnsi="Times New Roman" w:cs="Times New Roman"/>
          <w:color w:val="000000"/>
          <w:kern w:val="0"/>
          <w:sz w:val="24"/>
          <w:szCs w:val="24"/>
          <w14:ligatures w14:val="none"/>
        </w:rPr>
        <w:t xml:space="preserve">. </w:t>
      </w:r>
      <w:commentRangeEnd w:id="12"/>
      <w:r w:rsidR="00F879C2">
        <w:rPr>
          <w:rStyle w:val="CommentReference"/>
        </w:rPr>
        <w:commentReference w:id="12"/>
      </w:r>
      <w:commentRangeEnd w:id="13"/>
      <w:r w:rsidR="009716D3">
        <w:rPr>
          <w:rStyle w:val="CommentReference"/>
        </w:rPr>
        <w:commentReference w:id="13"/>
      </w:r>
    </w:p>
    <w:p w14:paraId="3D2444F8" w14:textId="7B39CA50" w:rsidR="00FC1036" w:rsidRDefault="000C6394" w:rsidP="00FC1036">
      <w:pPr>
        <w:pStyle w:val="NormalWeb"/>
        <w:shd w:val="clear" w:color="auto" w:fill="FFFFFF"/>
        <w:spacing w:before="0" w:beforeAutospacing="0" w:after="0" w:afterAutospacing="0"/>
        <w:jc w:val="center"/>
      </w:pPr>
      <w:commentRangeStart w:id="16"/>
      <w:commentRangeStart w:id="17"/>
      <w:commentRangeEnd w:id="16"/>
      <w:r>
        <w:rPr>
          <w:rStyle w:val="CommentReference"/>
          <w:rFonts w:asciiTheme="minorHAnsi" w:eastAsiaTheme="minorHAnsi" w:hAnsiTheme="minorHAnsi" w:cstheme="minorBidi"/>
          <w:kern w:val="2"/>
          <w14:ligatures w14:val="standardContextual"/>
        </w:rPr>
        <w:commentReference w:id="16"/>
      </w:r>
      <w:commentRangeEnd w:id="17"/>
      <w:r w:rsidR="00C32DDB">
        <w:rPr>
          <w:rStyle w:val="CommentReference"/>
          <w:rFonts w:asciiTheme="minorHAnsi" w:eastAsiaTheme="minorHAnsi" w:hAnsiTheme="minorHAnsi" w:cstheme="minorBidi"/>
          <w:kern w:val="2"/>
          <w14:ligatures w14:val="standardContextual"/>
        </w:rPr>
        <w:commentReference w:id="17"/>
      </w:r>
      <w:r w:rsidR="008F49BA">
        <w:rPr>
          <w:noProof/>
        </w:rPr>
        <w:drawing>
          <wp:inline distT="0" distB="0" distL="0" distR="0" wp14:anchorId="55306256" wp14:editId="23C72D71">
            <wp:extent cx="3004457" cy="1168400"/>
            <wp:effectExtent l="0" t="0" r="5715" b="0"/>
            <wp:docPr id="213679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6562" cy="1173108"/>
                    </a:xfrm>
                    <a:prstGeom prst="rect">
                      <a:avLst/>
                    </a:prstGeom>
                    <a:noFill/>
                    <a:ln>
                      <a:noFill/>
                    </a:ln>
                  </pic:spPr>
                </pic:pic>
              </a:graphicData>
            </a:graphic>
          </wp:inline>
        </w:drawing>
      </w:r>
    </w:p>
    <w:p w14:paraId="20B8DD43" w14:textId="6F63FBDC" w:rsidR="00F273CF" w:rsidRDefault="00F273CF" w:rsidP="00F273CF">
      <w:pPr>
        <w:pStyle w:val="NormalWeb"/>
        <w:shd w:val="clear" w:color="auto" w:fill="FFFFFF"/>
        <w:spacing w:before="0" w:beforeAutospacing="0" w:after="0" w:afterAutospacing="0"/>
      </w:pPr>
      <w:r>
        <w:rPr>
          <w:color w:val="000000"/>
        </w:rPr>
        <w:t xml:space="preserve">Figure </w:t>
      </w:r>
      <w:r w:rsidR="00AB08CB">
        <w:rPr>
          <w:color w:val="000000"/>
        </w:rPr>
        <w:t>9</w:t>
      </w:r>
      <w:r>
        <w:rPr>
          <w:color w:val="000000"/>
        </w:rPr>
        <w:t>: Formation of an exciton</w:t>
      </w:r>
      <w:r w:rsidR="00E97C54">
        <w:rPr>
          <w:color w:val="000000"/>
        </w:rPr>
        <w:t xml:space="preserve"> in a continuation of Fig 2</w:t>
      </w:r>
      <w:r>
        <w:rPr>
          <w:color w:val="000000"/>
        </w:rPr>
        <w:t>.</w:t>
      </w:r>
      <w:r w:rsidR="00CF3C7E">
        <w:rPr>
          <w:color w:val="000000"/>
        </w:rPr>
        <w:t xml:space="preserve"> First, the electron is excited into the </w:t>
      </w:r>
      <w:r w:rsidR="0040158E">
        <w:rPr>
          <w:color w:val="000000"/>
        </w:rPr>
        <w:t>conduction band</w:t>
      </w:r>
      <w:r w:rsidR="00CC005D">
        <w:rPr>
          <w:color w:val="000000"/>
        </w:rPr>
        <w:t xml:space="preserve"> by a pulse of light. This transition leaves </w:t>
      </w:r>
      <w:r w:rsidR="0040158E">
        <w:rPr>
          <w:color w:val="000000"/>
        </w:rPr>
        <w:t xml:space="preserve">behind an electron hole in the </w:t>
      </w:r>
      <w:r w:rsidR="00CC005D">
        <w:rPr>
          <w:color w:val="000000"/>
        </w:rPr>
        <w:t xml:space="preserve">valence band. The electron and electron hole </w:t>
      </w:r>
      <w:r w:rsidR="00F721CB">
        <w:rPr>
          <w:color w:val="000000"/>
        </w:rPr>
        <w:t xml:space="preserve">then attract </w:t>
      </w:r>
      <w:r w:rsidR="00B32310">
        <w:rPr>
          <w:color w:val="000000"/>
        </w:rPr>
        <w:t xml:space="preserve">through Coulomb’s force and produce a </w:t>
      </w:r>
      <w:r w:rsidR="00E97C54">
        <w:rPr>
          <w:color w:val="000000"/>
        </w:rPr>
        <w:t xml:space="preserve">short-lived </w:t>
      </w:r>
      <w:r w:rsidR="00B32310">
        <w:rPr>
          <w:color w:val="000000"/>
        </w:rPr>
        <w:t>bound state</w:t>
      </w:r>
      <w:r w:rsidR="00E97C54">
        <w:rPr>
          <w:color w:val="000000"/>
        </w:rPr>
        <w:t xml:space="preserve"> that can be </w:t>
      </w:r>
      <w:proofErr w:type="spellStart"/>
      <w:ins w:id="18" w:author="Kozlowski, Patryk T." w:date="2024-04-15T09:16:00Z">
        <w:r w:rsidR="009716D3">
          <w:rPr>
            <w:color w:val="000000"/>
          </w:rPr>
          <w:t>attribu</w:t>
        </w:r>
      </w:ins>
      <w:del w:id="19" w:author="Kozlowski, Patryk T." w:date="2024-04-15T09:16:00Z">
        <w:r w:rsidR="00E97C54" w:rsidDel="009716D3">
          <w:rPr>
            <w:color w:val="000000"/>
          </w:rPr>
          <w:delText>connect</w:delText>
        </w:r>
      </w:del>
      <w:r w:rsidR="00E97C54">
        <w:rPr>
          <w:color w:val="000000"/>
        </w:rPr>
        <w:t>ed</w:t>
      </w:r>
      <w:proofErr w:type="spellEnd"/>
      <w:r w:rsidR="00E97C54">
        <w:rPr>
          <w:color w:val="000000"/>
        </w:rPr>
        <w:t xml:space="preserve"> to the decay of </w:t>
      </w:r>
      <m:oMath>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E</m:t>
            </m:r>
          </m:den>
        </m:f>
      </m:oMath>
      <w:r w:rsidR="00E97C54">
        <w:rPr>
          <w:color w:val="000000"/>
        </w:rPr>
        <w:t xml:space="preserve"> after the pulse.</w:t>
      </w:r>
    </w:p>
    <w:p w14:paraId="13C4A063" w14:textId="77777777" w:rsidR="00B519B2" w:rsidRDefault="00B519B2" w:rsidP="00F273CF">
      <w:pPr>
        <w:spacing w:after="0" w:line="240" w:lineRule="auto"/>
        <w:rPr>
          <w:rFonts w:ascii="Times New Roman" w:eastAsia="Times New Roman" w:hAnsi="Times New Roman" w:cs="Times New Roman"/>
          <w:color w:val="000000"/>
          <w:kern w:val="0"/>
          <w:sz w:val="24"/>
          <w:szCs w:val="24"/>
          <w14:ligatures w14:val="none"/>
        </w:rPr>
      </w:pPr>
    </w:p>
    <w:p w14:paraId="4367983C" w14:textId="291AECD5" w:rsidR="00C22828" w:rsidRDefault="00B519B2" w:rsidP="001820DD">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F</w:t>
      </w:r>
      <w:r w:rsidR="004B03A8">
        <w:rPr>
          <w:rFonts w:ascii="Times New Roman" w:eastAsia="Times New Roman" w:hAnsi="Times New Roman" w:cs="Times New Roman"/>
          <w:color w:val="000000"/>
          <w:kern w:val="0"/>
          <w:sz w:val="24"/>
          <w:szCs w:val="24"/>
          <w14:ligatures w14:val="none"/>
        </w:rPr>
        <w:t>urther measurements are required</w:t>
      </w:r>
      <w:r w:rsidR="00584B01">
        <w:rPr>
          <w:rFonts w:ascii="Times New Roman" w:eastAsia="Times New Roman" w:hAnsi="Times New Roman" w:cs="Times New Roman"/>
          <w:color w:val="000000"/>
          <w:kern w:val="0"/>
          <w:sz w:val="24"/>
          <w:szCs w:val="24"/>
          <w14:ligatures w14:val="none"/>
        </w:rPr>
        <w:t xml:space="preserve"> to </w:t>
      </w:r>
      <w:r w:rsidR="006434FA">
        <w:rPr>
          <w:rFonts w:ascii="Times New Roman" w:eastAsia="Times New Roman" w:hAnsi="Times New Roman" w:cs="Times New Roman"/>
          <w:color w:val="000000"/>
          <w:kern w:val="0"/>
          <w:sz w:val="24"/>
          <w:szCs w:val="24"/>
          <w14:ligatures w14:val="none"/>
        </w:rPr>
        <w:t>investigate th</w:t>
      </w:r>
      <w:r>
        <w:rPr>
          <w:rFonts w:ascii="Times New Roman" w:eastAsia="Times New Roman" w:hAnsi="Times New Roman" w:cs="Times New Roman"/>
          <w:color w:val="000000"/>
          <w:kern w:val="0"/>
          <w:sz w:val="24"/>
          <w:szCs w:val="24"/>
          <w14:ligatures w14:val="none"/>
        </w:rPr>
        <w:t xml:space="preserve">e existence of Coulombic excitons in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w:t>
      </w:r>
      <w:r>
        <w:rPr>
          <w:rFonts w:ascii="Times New Roman" w:eastAsia="Times New Roman" w:hAnsi="Times New Roman" w:cs="Times New Roman"/>
          <w:color w:val="000000"/>
          <w:kern w:val="0"/>
          <w:sz w:val="24"/>
          <w:szCs w:val="24"/>
          <w14:ligatures w14:val="none"/>
        </w:rPr>
        <w:t xml:space="preserve">. </w:t>
      </w:r>
      <w:r w:rsidR="006621D6">
        <w:rPr>
          <w:rFonts w:ascii="Times New Roman" w:eastAsia="Times New Roman" w:hAnsi="Times New Roman" w:cs="Times New Roman"/>
          <w:color w:val="000000"/>
          <w:kern w:val="0"/>
          <w:sz w:val="24"/>
          <w:szCs w:val="24"/>
          <w14:ligatures w14:val="none"/>
        </w:rPr>
        <w:t>We plan to conduct fluence dependence measurements</w:t>
      </w:r>
      <w:r w:rsidR="00160A83">
        <w:rPr>
          <w:rFonts w:ascii="Times New Roman" w:eastAsia="Times New Roman" w:hAnsi="Times New Roman" w:cs="Times New Roman"/>
          <w:color w:val="000000"/>
          <w:kern w:val="0"/>
          <w:sz w:val="24"/>
          <w:szCs w:val="24"/>
          <w14:ligatures w14:val="none"/>
        </w:rPr>
        <w:t xml:space="preserve">, where we </w:t>
      </w:r>
      <w:r w:rsidR="006434FA">
        <w:rPr>
          <w:rFonts w:ascii="Times New Roman" w:eastAsia="Times New Roman" w:hAnsi="Times New Roman" w:cs="Times New Roman"/>
          <w:color w:val="000000"/>
          <w:kern w:val="0"/>
          <w:sz w:val="24"/>
          <w:szCs w:val="24"/>
          <w14:ligatures w14:val="none"/>
        </w:rPr>
        <w:t>increase or decrease</w:t>
      </w:r>
      <w:r w:rsidR="00160A83">
        <w:rPr>
          <w:rFonts w:ascii="Times New Roman" w:eastAsia="Times New Roman" w:hAnsi="Times New Roman" w:cs="Times New Roman"/>
          <w:color w:val="000000"/>
          <w:kern w:val="0"/>
          <w:sz w:val="24"/>
          <w:szCs w:val="24"/>
          <w14:ligatures w14:val="none"/>
        </w:rPr>
        <w:t xml:space="preserve"> the </w:t>
      </w:r>
      <w:r w:rsidR="00970DDF">
        <w:rPr>
          <w:rFonts w:ascii="Times New Roman" w:eastAsia="Times New Roman" w:hAnsi="Times New Roman" w:cs="Times New Roman"/>
          <w:color w:val="000000"/>
          <w:kern w:val="0"/>
          <w:sz w:val="24"/>
          <w:szCs w:val="24"/>
          <w14:ligatures w14:val="none"/>
        </w:rPr>
        <w:t xml:space="preserve">power </w:t>
      </w:r>
      <w:r w:rsidR="008B4ED7">
        <w:rPr>
          <w:rFonts w:ascii="Times New Roman" w:eastAsia="Times New Roman" w:hAnsi="Times New Roman" w:cs="Times New Roman"/>
          <w:color w:val="000000"/>
          <w:kern w:val="0"/>
          <w:sz w:val="24"/>
          <w:szCs w:val="24"/>
          <w14:ligatures w14:val="none"/>
        </w:rPr>
        <w:t>of</w:t>
      </w:r>
      <w:r w:rsidR="00970DDF">
        <w:rPr>
          <w:rFonts w:ascii="Times New Roman" w:eastAsia="Times New Roman" w:hAnsi="Times New Roman" w:cs="Times New Roman"/>
          <w:color w:val="000000"/>
          <w:kern w:val="0"/>
          <w:sz w:val="24"/>
          <w:szCs w:val="24"/>
          <w14:ligatures w14:val="none"/>
        </w:rPr>
        <w:t xml:space="preserve"> the pump</w:t>
      </w:r>
      <w:r w:rsidR="00AB08CB">
        <w:rPr>
          <w:rFonts w:ascii="Times New Roman" w:eastAsia="Times New Roman" w:hAnsi="Times New Roman" w:cs="Times New Roman"/>
          <w:color w:val="000000"/>
          <w:kern w:val="0"/>
          <w:sz w:val="24"/>
          <w:szCs w:val="24"/>
          <w14:ligatures w14:val="none"/>
        </w:rPr>
        <w:t xml:space="preserve"> pulse</w:t>
      </w:r>
      <w:r w:rsidR="00160A83">
        <w:rPr>
          <w:rFonts w:ascii="Times New Roman" w:eastAsia="Times New Roman" w:hAnsi="Times New Roman" w:cs="Times New Roman"/>
          <w:color w:val="000000"/>
          <w:kern w:val="0"/>
          <w:sz w:val="24"/>
          <w:szCs w:val="24"/>
          <w14:ligatures w14:val="none"/>
        </w:rPr>
        <w:t xml:space="preserve">. </w:t>
      </w:r>
      <w:r w:rsidR="00BA3D6B">
        <w:rPr>
          <w:rFonts w:ascii="Times New Roman" w:eastAsia="Times New Roman" w:hAnsi="Times New Roman" w:cs="Times New Roman"/>
          <w:color w:val="000000"/>
          <w:kern w:val="0"/>
          <w:sz w:val="24"/>
          <w:szCs w:val="24"/>
          <w14:ligatures w14:val="none"/>
        </w:rPr>
        <w:t>Higher</w:t>
      </w:r>
      <w:r w:rsidR="00160A83">
        <w:rPr>
          <w:rFonts w:ascii="Times New Roman" w:eastAsia="Times New Roman" w:hAnsi="Times New Roman" w:cs="Times New Roman"/>
          <w:color w:val="000000"/>
          <w:kern w:val="0"/>
          <w:sz w:val="24"/>
          <w:szCs w:val="24"/>
          <w14:ligatures w14:val="none"/>
        </w:rPr>
        <w:t xml:space="preserve"> fluence</w:t>
      </w:r>
      <w:r w:rsidR="00BA3D6B">
        <w:rPr>
          <w:rFonts w:ascii="Times New Roman" w:eastAsia="Times New Roman" w:hAnsi="Times New Roman" w:cs="Times New Roman"/>
          <w:color w:val="000000"/>
          <w:kern w:val="0"/>
          <w:sz w:val="24"/>
          <w:szCs w:val="24"/>
          <w14:ligatures w14:val="none"/>
        </w:rPr>
        <w:t>, and hence higher pump power,</w:t>
      </w:r>
      <w:r w:rsidR="00160A83">
        <w:rPr>
          <w:rFonts w:ascii="Times New Roman" w:eastAsia="Times New Roman" w:hAnsi="Times New Roman" w:cs="Times New Roman"/>
          <w:color w:val="000000"/>
          <w:kern w:val="0"/>
          <w:sz w:val="24"/>
          <w:szCs w:val="24"/>
          <w14:ligatures w14:val="none"/>
        </w:rPr>
        <w:t xml:space="preserve"> </w:t>
      </w:r>
      <w:r w:rsidR="00BA3D6B">
        <w:rPr>
          <w:rFonts w:ascii="Times New Roman" w:eastAsia="Times New Roman" w:hAnsi="Times New Roman" w:cs="Times New Roman"/>
          <w:color w:val="000000"/>
          <w:kern w:val="0"/>
          <w:sz w:val="24"/>
          <w:szCs w:val="24"/>
          <w14:ligatures w14:val="none"/>
        </w:rPr>
        <w:t>would</w:t>
      </w:r>
      <w:r w:rsidR="00160A83">
        <w:rPr>
          <w:rFonts w:ascii="Times New Roman" w:eastAsia="Times New Roman" w:hAnsi="Times New Roman" w:cs="Times New Roman"/>
          <w:color w:val="000000"/>
          <w:kern w:val="0"/>
          <w:sz w:val="24"/>
          <w:szCs w:val="24"/>
          <w14:ligatures w14:val="none"/>
        </w:rPr>
        <w:t xml:space="preserve"> yield more excitons</w:t>
      </w:r>
      <w:r w:rsidR="00BA3D6B">
        <w:rPr>
          <w:rFonts w:ascii="Times New Roman" w:eastAsia="Times New Roman" w:hAnsi="Times New Roman" w:cs="Times New Roman"/>
          <w:color w:val="000000"/>
          <w:kern w:val="0"/>
          <w:sz w:val="24"/>
          <w:szCs w:val="24"/>
          <w14:ligatures w14:val="none"/>
        </w:rPr>
        <w:t xml:space="preserve"> because more electrons </w:t>
      </w:r>
      <w:r w:rsidR="0036482E">
        <w:rPr>
          <w:rFonts w:ascii="Times New Roman" w:eastAsia="Times New Roman" w:hAnsi="Times New Roman" w:cs="Times New Roman"/>
          <w:color w:val="000000"/>
          <w:kern w:val="0"/>
          <w:sz w:val="24"/>
          <w:szCs w:val="24"/>
          <w14:ligatures w14:val="none"/>
        </w:rPr>
        <w:t xml:space="preserve">are </w:t>
      </w:r>
      <w:r w:rsidR="00BA3D6B">
        <w:rPr>
          <w:rFonts w:ascii="Times New Roman" w:eastAsia="Times New Roman" w:hAnsi="Times New Roman" w:cs="Times New Roman"/>
          <w:color w:val="000000"/>
          <w:kern w:val="0"/>
          <w:sz w:val="24"/>
          <w:szCs w:val="24"/>
          <w14:ligatures w14:val="none"/>
        </w:rPr>
        <w:t>excited into the conduction band</w:t>
      </w:r>
      <w:r w:rsidR="00303173">
        <w:rPr>
          <w:rFonts w:ascii="Times New Roman" w:eastAsia="Times New Roman" w:hAnsi="Times New Roman" w:cs="Times New Roman"/>
          <w:color w:val="000000"/>
          <w:kern w:val="0"/>
          <w:sz w:val="24"/>
          <w:szCs w:val="24"/>
          <w14:ligatures w14:val="none"/>
        </w:rPr>
        <w:t xml:space="preserve"> [6]</w:t>
      </w:r>
      <w:r w:rsidR="00BA3D6B">
        <w:rPr>
          <w:rFonts w:ascii="Times New Roman" w:eastAsia="Times New Roman" w:hAnsi="Times New Roman" w:cs="Times New Roman"/>
          <w:color w:val="000000"/>
          <w:kern w:val="0"/>
          <w:sz w:val="24"/>
          <w:szCs w:val="24"/>
          <w14:ligatures w14:val="none"/>
        </w:rPr>
        <w:t>. Therefore</w:t>
      </w:r>
      <w:r w:rsidR="00BA3D6B" w:rsidRPr="00BA3D6B">
        <w:rPr>
          <w:rFonts w:ascii="Times New Roman" w:eastAsia="Times New Roman" w:hAnsi="Times New Roman" w:cs="Times New Roman"/>
          <w:color w:val="000000"/>
          <w:kern w:val="0"/>
          <w:sz w:val="24"/>
          <w:szCs w:val="24"/>
          <w14:ligatures w14:val="none"/>
        </w:rPr>
        <w:t xml:space="preserve">, if </w:t>
      </w:r>
      <w:r w:rsidR="00BA3D6B">
        <w:rPr>
          <w:rFonts w:ascii="Times New Roman" w:eastAsia="Times New Roman" w:hAnsi="Times New Roman" w:cs="Times New Roman"/>
          <w:color w:val="000000"/>
          <w:kern w:val="0"/>
          <w:sz w:val="24"/>
          <w:szCs w:val="24"/>
          <w14:ligatures w14:val="none"/>
        </w:rPr>
        <w:t xml:space="preserve">photo-doping </w:t>
      </w:r>
      <w:proofErr w:type="spellStart"/>
      <w:r w:rsidR="00BA3D6B" w:rsidRPr="001C1E50">
        <w:rPr>
          <w:rFonts w:ascii="Times New Roman" w:eastAsia="Times New Roman" w:hAnsi="Times New Roman" w:cs="Times New Roman"/>
          <w:color w:val="000000"/>
          <w:kern w:val="0"/>
          <w:sz w:val="24"/>
          <w:szCs w:val="24"/>
          <w14:ligatures w14:val="none"/>
        </w:rPr>
        <w:t>Sr₂CuO</w:t>
      </w:r>
      <w:proofErr w:type="spellEnd"/>
      <w:r w:rsidR="00BA3D6B" w:rsidRPr="001C1E50">
        <w:rPr>
          <w:rFonts w:ascii="Times New Roman" w:eastAsia="Times New Roman" w:hAnsi="Times New Roman" w:cs="Times New Roman"/>
          <w:color w:val="000000"/>
          <w:kern w:val="0"/>
          <w:sz w:val="24"/>
          <w:szCs w:val="24"/>
          <w14:ligatures w14:val="none"/>
        </w:rPr>
        <w:t>₃</w:t>
      </w:r>
      <w:r w:rsidR="00BA3D6B">
        <w:rPr>
          <w:rFonts w:ascii="Times New Roman" w:eastAsia="Times New Roman" w:hAnsi="Times New Roman" w:cs="Times New Roman"/>
          <w:color w:val="000000"/>
          <w:kern w:val="0"/>
          <w:sz w:val="24"/>
          <w:szCs w:val="24"/>
          <w14:ligatures w14:val="none"/>
        </w:rPr>
        <w:t xml:space="preserve"> </w:t>
      </w:r>
      <w:r w:rsidR="0036482E">
        <w:rPr>
          <w:rFonts w:ascii="Times New Roman" w:eastAsia="Times New Roman" w:hAnsi="Times New Roman" w:cs="Times New Roman"/>
          <w:color w:val="000000"/>
          <w:kern w:val="0"/>
          <w:sz w:val="24"/>
          <w:szCs w:val="24"/>
          <w14:ligatures w14:val="none"/>
        </w:rPr>
        <w:t xml:space="preserve">indeed </w:t>
      </w:r>
      <w:r w:rsidR="00BA3D6B">
        <w:rPr>
          <w:rFonts w:ascii="Times New Roman" w:eastAsia="Times New Roman" w:hAnsi="Times New Roman" w:cs="Times New Roman"/>
          <w:color w:val="000000"/>
          <w:kern w:val="0"/>
          <w:sz w:val="24"/>
          <w:szCs w:val="24"/>
          <w14:ligatures w14:val="none"/>
        </w:rPr>
        <w:t xml:space="preserve">creates </w:t>
      </w:r>
      <w:r w:rsidR="00BA3D6B" w:rsidRPr="00BA3D6B">
        <w:rPr>
          <w:rFonts w:ascii="Times New Roman" w:eastAsia="Times New Roman" w:hAnsi="Times New Roman" w:cs="Times New Roman"/>
          <w:color w:val="000000"/>
          <w:kern w:val="0"/>
          <w:sz w:val="24"/>
          <w:szCs w:val="24"/>
          <w14:ligatures w14:val="none"/>
        </w:rPr>
        <w:t xml:space="preserve">excitons, </w:t>
      </w:r>
      <w:r w:rsidR="00BA3D6B">
        <w:rPr>
          <w:rFonts w:ascii="Times New Roman" w:eastAsia="Times New Roman" w:hAnsi="Times New Roman" w:cs="Times New Roman"/>
          <w:color w:val="000000"/>
          <w:kern w:val="0"/>
          <w:sz w:val="24"/>
          <w:szCs w:val="24"/>
          <w14:ligatures w14:val="none"/>
        </w:rPr>
        <w:t xml:space="preserve">for higher fluence </w:t>
      </w:r>
      <w:r w:rsidR="00BA3D6B" w:rsidRPr="00BA3D6B">
        <w:rPr>
          <w:rFonts w:ascii="Times New Roman" w:eastAsia="Times New Roman" w:hAnsi="Times New Roman" w:cs="Times New Roman"/>
          <w:color w:val="000000"/>
          <w:kern w:val="0"/>
          <w:sz w:val="24"/>
          <w:szCs w:val="24"/>
          <w14:ligatures w14:val="none"/>
        </w:rPr>
        <w:t>we would expect to see a greater</w:t>
      </w:r>
      <w:r w:rsidR="0056482E">
        <w:rPr>
          <w:rFonts w:ascii="Times New Roman" w:eastAsia="Times New Roman" w:hAnsi="Times New Roman" w:cs="Times New Roman"/>
          <w:color w:val="000000"/>
          <w:kern w:val="0"/>
          <w:sz w:val="24"/>
          <w:szCs w:val="24"/>
          <w14:ligatures w14:val="none"/>
        </w:rPr>
        <w:t xml:space="preserve"> </w:t>
      </w:r>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∆E</m:t>
            </m:r>
          </m:num>
          <m:den>
            <m:r>
              <w:rPr>
                <w:rFonts w:ascii="Cambria Math" w:eastAsia="Times New Roman" w:hAnsi="Cambria Math" w:cs="Times New Roman"/>
                <w:color w:val="000000"/>
                <w:kern w:val="0"/>
                <w:sz w:val="24"/>
                <w:szCs w:val="24"/>
                <w14:ligatures w14:val="none"/>
              </w:rPr>
              <m:t>E</m:t>
            </m:r>
          </m:den>
        </m:f>
      </m:oMath>
      <w:r w:rsidR="00BA3D6B" w:rsidRPr="00BA3D6B">
        <w:rPr>
          <w:rFonts w:ascii="Times New Roman" w:hAnsi="Times New Roman" w:cs="Times New Roman"/>
          <w:color w:val="000000"/>
          <w:sz w:val="24"/>
          <w:szCs w:val="24"/>
        </w:rPr>
        <w:t xml:space="preserve"> in the measurements in Fig 6.</w:t>
      </w:r>
      <w:r w:rsidR="00160A83" w:rsidRPr="00BA3D6B">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 xml:space="preserve">In addition, we plan to cool down the sample to investigate whether we see additional </w:t>
      </w:r>
      <w:r w:rsidR="00FF1723">
        <w:rPr>
          <w:rFonts w:ascii="Times New Roman" w:eastAsia="Times New Roman" w:hAnsi="Times New Roman" w:cs="Times New Roman"/>
          <w:color w:val="000000"/>
          <w:kern w:val="0"/>
          <w:sz w:val="24"/>
          <w:szCs w:val="24"/>
          <w14:ligatures w14:val="none"/>
        </w:rPr>
        <w:t>absorption</w:t>
      </w:r>
      <w:r w:rsidR="000F3D6F">
        <w:rPr>
          <w:rFonts w:ascii="Times New Roman" w:eastAsia="Times New Roman" w:hAnsi="Times New Roman" w:cs="Times New Roman"/>
          <w:color w:val="000000"/>
          <w:kern w:val="0"/>
          <w:sz w:val="24"/>
          <w:szCs w:val="24"/>
          <w14:ligatures w14:val="none"/>
        </w:rPr>
        <w:t>s</w:t>
      </w:r>
      <w:r w:rsidR="00FF1723">
        <w:rPr>
          <w:rFonts w:ascii="Times New Roman" w:eastAsia="Times New Roman" w:hAnsi="Times New Roman" w:cs="Times New Roman"/>
          <w:color w:val="000000"/>
          <w:kern w:val="0"/>
          <w:sz w:val="24"/>
          <w:szCs w:val="24"/>
          <w14:ligatures w14:val="none"/>
        </w:rPr>
        <w:t xml:space="preserve"> and/or different time decays</w:t>
      </w:r>
      <w:r w:rsidR="001820DD">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in the material.</w:t>
      </w:r>
      <w:r w:rsidR="00E11574">
        <w:rPr>
          <w:rFonts w:ascii="Times New Roman" w:eastAsia="Times New Roman" w:hAnsi="Times New Roman" w:cs="Times New Roman"/>
          <w:color w:val="000000"/>
          <w:kern w:val="0"/>
          <w:sz w:val="24"/>
          <w:szCs w:val="24"/>
          <w14:ligatures w14:val="none"/>
        </w:rPr>
        <w:t xml:space="preserve"> </w:t>
      </w:r>
      <w:r w:rsidR="000F3D6F">
        <w:rPr>
          <w:rFonts w:ascii="Times New Roman" w:eastAsia="Times New Roman" w:hAnsi="Times New Roman" w:cs="Times New Roman"/>
          <w:color w:val="000000"/>
          <w:kern w:val="0"/>
          <w:sz w:val="24"/>
          <w:szCs w:val="24"/>
          <w14:ligatures w14:val="none"/>
        </w:rPr>
        <w:t>Th</w:t>
      </w:r>
      <w:r w:rsidR="00164033">
        <w:rPr>
          <w:rFonts w:ascii="Times New Roman" w:eastAsia="Times New Roman" w:hAnsi="Times New Roman" w:cs="Times New Roman"/>
          <w:color w:val="000000"/>
          <w:kern w:val="0"/>
          <w:sz w:val="24"/>
          <w:szCs w:val="24"/>
          <w14:ligatures w14:val="none"/>
        </w:rPr>
        <w:t>ese low</w:t>
      </w:r>
      <w:r w:rsidR="000F3D6F">
        <w:rPr>
          <w:rFonts w:ascii="Times New Roman" w:eastAsia="Times New Roman" w:hAnsi="Times New Roman" w:cs="Times New Roman"/>
          <w:color w:val="000000"/>
          <w:kern w:val="0"/>
          <w:sz w:val="24"/>
          <w:szCs w:val="24"/>
          <w14:ligatures w14:val="none"/>
        </w:rPr>
        <w:t xml:space="preserve"> </w:t>
      </w:r>
      <w:r w:rsidR="00FF123D">
        <w:rPr>
          <w:rFonts w:ascii="Times New Roman" w:eastAsia="Times New Roman" w:hAnsi="Times New Roman" w:cs="Times New Roman"/>
          <w:color w:val="000000"/>
          <w:kern w:val="0"/>
          <w:sz w:val="24"/>
          <w:szCs w:val="24"/>
          <w14:ligatures w14:val="none"/>
        </w:rPr>
        <w:t xml:space="preserve">temperature </w:t>
      </w:r>
      <w:r w:rsidR="00164033">
        <w:rPr>
          <w:rFonts w:ascii="Times New Roman" w:eastAsia="Times New Roman" w:hAnsi="Times New Roman" w:cs="Times New Roman"/>
          <w:color w:val="000000"/>
          <w:kern w:val="0"/>
          <w:sz w:val="24"/>
          <w:szCs w:val="24"/>
          <w14:ligatures w14:val="none"/>
        </w:rPr>
        <w:t>measurements</w:t>
      </w:r>
      <w:r w:rsidR="00FF123D">
        <w:rPr>
          <w:rFonts w:ascii="Times New Roman" w:eastAsia="Times New Roman" w:hAnsi="Times New Roman" w:cs="Times New Roman"/>
          <w:color w:val="000000"/>
          <w:kern w:val="0"/>
          <w:sz w:val="24"/>
          <w:szCs w:val="24"/>
          <w14:ligatures w14:val="none"/>
        </w:rPr>
        <w:t xml:space="preserve"> may be interesting</w:t>
      </w:r>
      <w:r w:rsidR="000F3D6F">
        <w:rPr>
          <w:rFonts w:ascii="Times New Roman" w:eastAsia="Times New Roman" w:hAnsi="Times New Roman" w:cs="Times New Roman"/>
          <w:color w:val="000000"/>
          <w:kern w:val="0"/>
          <w:sz w:val="24"/>
          <w:szCs w:val="24"/>
          <w14:ligatures w14:val="none"/>
        </w:rPr>
        <w:t xml:space="preserve"> because t</w:t>
      </w:r>
      <w:r w:rsidR="00C22828">
        <w:rPr>
          <w:rFonts w:ascii="Times New Roman" w:eastAsia="Times New Roman" w:hAnsi="Times New Roman" w:cs="Times New Roman"/>
          <w:color w:val="000000"/>
          <w:kern w:val="0"/>
          <w:sz w:val="24"/>
          <w:szCs w:val="24"/>
          <w14:ligatures w14:val="none"/>
        </w:rPr>
        <w:t xml:space="preserve">he optical conductivity of </w:t>
      </w:r>
      <w:proofErr w:type="spellStart"/>
      <w:r w:rsidR="00C22828" w:rsidRPr="001C1E50">
        <w:rPr>
          <w:rFonts w:ascii="Times New Roman" w:eastAsia="Times New Roman" w:hAnsi="Times New Roman" w:cs="Times New Roman"/>
          <w:color w:val="000000"/>
          <w:kern w:val="0"/>
          <w:sz w:val="24"/>
          <w:szCs w:val="24"/>
          <w14:ligatures w14:val="none"/>
        </w:rPr>
        <w:t>Sr₂CuO</w:t>
      </w:r>
      <w:proofErr w:type="spellEnd"/>
      <w:r w:rsidR="00C22828" w:rsidRPr="001C1E50">
        <w:rPr>
          <w:rFonts w:ascii="Times New Roman" w:eastAsia="Times New Roman" w:hAnsi="Times New Roman" w:cs="Times New Roman"/>
          <w:color w:val="000000"/>
          <w:kern w:val="0"/>
          <w:sz w:val="24"/>
          <w:szCs w:val="24"/>
          <w14:ligatures w14:val="none"/>
        </w:rPr>
        <w:t xml:space="preserve">₃ </w:t>
      </w:r>
      <w:r w:rsidR="00C22828">
        <w:rPr>
          <w:rFonts w:ascii="Times New Roman" w:eastAsia="Times New Roman" w:hAnsi="Times New Roman" w:cs="Times New Roman"/>
          <w:color w:val="000000"/>
          <w:kern w:val="0"/>
          <w:sz w:val="24"/>
          <w:szCs w:val="24"/>
          <w14:ligatures w14:val="none"/>
        </w:rPr>
        <w:t>increases at lower temperatures in the terahertz regime</w:t>
      </w:r>
      <w:r w:rsidR="00766526">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7</w:t>
      </w:r>
      <w:r w:rsidR="00766526">
        <w:rPr>
          <w:rFonts w:ascii="Times New Roman" w:eastAsia="Times New Roman" w:hAnsi="Times New Roman" w:cs="Times New Roman"/>
          <w:color w:val="000000"/>
          <w:kern w:val="0"/>
          <w:sz w:val="24"/>
          <w:szCs w:val="24"/>
          <w14:ligatures w14:val="none"/>
        </w:rPr>
        <w:t>]</w:t>
      </w:r>
      <w:r w:rsidR="00C22828">
        <w:rPr>
          <w:rFonts w:ascii="Times New Roman" w:eastAsia="Times New Roman" w:hAnsi="Times New Roman" w:cs="Times New Roman"/>
          <w:color w:val="000000"/>
          <w:kern w:val="0"/>
          <w:sz w:val="24"/>
          <w:szCs w:val="24"/>
          <w14:ligatures w14:val="none"/>
        </w:rPr>
        <w:t xml:space="preserve">. This increase </w:t>
      </w:r>
      <w:r w:rsidR="00E97C54">
        <w:rPr>
          <w:rFonts w:ascii="Times New Roman" w:eastAsia="Times New Roman" w:hAnsi="Times New Roman" w:cs="Times New Roman"/>
          <w:color w:val="000000"/>
          <w:kern w:val="0"/>
          <w:sz w:val="24"/>
          <w:szCs w:val="24"/>
          <w14:ligatures w14:val="none"/>
        </w:rPr>
        <w:t xml:space="preserve">in the optical conductivity </w:t>
      </w:r>
      <w:r w:rsidR="00C22828">
        <w:rPr>
          <w:rFonts w:ascii="Times New Roman" w:eastAsia="Times New Roman" w:hAnsi="Times New Roman" w:cs="Times New Roman"/>
          <w:color w:val="000000"/>
          <w:kern w:val="0"/>
          <w:sz w:val="24"/>
          <w:szCs w:val="24"/>
          <w14:ligatures w14:val="none"/>
        </w:rPr>
        <w:t xml:space="preserve">means that more current is induced in the material due to the laser pulse, which could affect the response of the material and/or produce a stronger output signal. </w:t>
      </w:r>
    </w:p>
    <w:p w14:paraId="01895F21" w14:textId="5AF0106A" w:rsidR="00023068" w:rsidRPr="001820DD" w:rsidRDefault="001C1E50"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Much of the phenomena we observed </w:t>
      </w:r>
      <w:r w:rsidR="00F42099">
        <w:rPr>
          <w:rFonts w:ascii="Times New Roman" w:eastAsia="Times New Roman" w:hAnsi="Times New Roman" w:cs="Times New Roman"/>
          <w:color w:val="000000"/>
          <w:kern w:val="0"/>
          <w:sz w:val="24"/>
          <w:szCs w:val="24"/>
          <w14:ligatures w14:val="none"/>
        </w:rPr>
        <w:t>raises</w:t>
      </w:r>
      <w:r w:rsidRPr="001C1E50">
        <w:rPr>
          <w:rFonts w:ascii="Times New Roman" w:eastAsia="Times New Roman" w:hAnsi="Times New Roman" w:cs="Times New Roman"/>
          <w:color w:val="000000"/>
          <w:kern w:val="0"/>
          <w:sz w:val="24"/>
          <w:szCs w:val="24"/>
          <w14:ligatures w14:val="none"/>
        </w:rPr>
        <w:t xml:space="preserve"> question</w:t>
      </w:r>
      <w:r w:rsidR="00F4209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and require</w:t>
      </w:r>
      <w:r w:rsidR="00F4209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more investigation. Nevertheless, the abundance of interesting physics in the terahertz regime is clear. Such experiments reveal the exciting aspects of strongly correlated systems. </w:t>
      </w:r>
      <w:r w:rsidR="000F3D6F" w:rsidRPr="001C1E50">
        <w:rPr>
          <w:rFonts w:ascii="Times New Roman" w:eastAsia="Times New Roman" w:hAnsi="Times New Roman" w:cs="Times New Roman"/>
          <w:color w:val="000000"/>
          <w:kern w:val="0"/>
          <w:sz w:val="24"/>
          <w:szCs w:val="24"/>
          <w14:ligatures w14:val="none"/>
        </w:rPr>
        <w:t>We hope to persuade scientists of the importance of low energy dynamics.</w:t>
      </w:r>
    </w:p>
    <w:p w14:paraId="417DC110" w14:textId="77777777" w:rsidR="001C1E50" w:rsidRPr="001C1E50" w:rsidRDefault="001C1E50" w:rsidP="001C1E50">
      <w:pPr>
        <w:shd w:val="clear" w:color="auto" w:fill="FFFFFF"/>
        <w:spacing w:after="0" w:line="240" w:lineRule="auto"/>
        <w:rPr>
          <w:rFonts w:ascii="Times New Roman" w:eastAsia="Times New Roman" w:hAnsi="Times New Roman" w:cs="Times New Roman"/>
          <w:kern w:val="0"/>
          <w:sz w:val="24"/>
          <w:szCs w:val="24"/>
          <w14:ligatures w14:val="none"/>
        </w:rPr>
      </w:pPr>
    </w:p>
    <w:p w14:paraId="1064511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Acknowledgements</w:t>
      </w:r>
    </w:p>
    <w:p w14:paraId="73889841" w14:textId="19007598"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Thank you to David Hsieh for </w:t>
      </w:r>
      <w:r w:rsidR="00694B05">
        <w:rPr>
          <w:rFonts w:ascii="Times New Roman" w:eastAsia="Times New Roman" w:hAnsi="Times New Roman" w:cs="Times New Roman"/>
          <w:color w:val="000000"/>
          <w:kern w:val="0"/>
          <w:sz w:val="24"/>
          <w:szCs w:val="24"/>
          <w14:ligatures w14:val="none"/>
        </w:rPr>
        <w:t>the</w:t>
      </w:r>
      <w:r w:rsidRPr="001C1E50">
        <w:rPr>
          <w:rFonts w:ascii="Times New Roman" w:eastAsia="Times New Roman" w:hAnsi="Times New Roman" w:cs="Times New Roman"/>
          <w:color w:val="000000"/>
          <w:kern w:val="0"/>
          <w:sz w:val="24"/>
          <w:szCs w:val="24"/>
          <w14:ligatures w14:val="none"/>
        </w:rPr>
        <w:t xml:space="preserve"> incredible opportunity to work in his lab this summer. Thank you to Yuchen Han for being a great mentor and teaching me so much. Thank you to the entire Hsieh lab group for being so welcoming. Thank you to the Sankar lab and Suganya Murali at Academia </w:t>
      </w:r>
      <w:proofErr w:type="spellStart"/>
      <w:r w:rsidRPr="001C1E50">
        <w:rPr>
          <w:rFonts w:ascii="Times New Roman" w:eastAsia="Times New Roman" w:hAnsi="Times New Roman" w:cs="Times New Roman"/>
          <w:color w:val="000000"/>
          <w:kern w:val="0"/>
          <w:sz w:val="24"/>
          <w:szCs w:val="24"/>
          <w14:ligatures w14:val="none"/>
        </w:rPr>
        <w:t>Sinica</w:t>
      </w:r>
      <w:proofErr w:type="spellEnd"/>
      <w:r w:rsidRPr="001C1E50">
        <w:rPr>
          <w:rFonts w:ascii="Times New Roman" w:eastAsia="Times New Roman" w:hAnsi="Times New Roman" w:cs="Times New Roman"/>
          <w:color w:val="000000"/>
          <w:kern w:val="0"/>
          <w:sz w:val="24"/>
          <w:szCs w:val="24"/>
          <w14:ligatures w14:val="none"/>
        </w:rPr>
        <w:t xml:space="preserve">, Taiwan for the samples. Thank you to the WAVE program and the Institute for </w:t>
      </w:r>
      <w:r w:rsidRPr="001C1E50">
        <w:rPr>
          <w:rFonts w:ascii="Times New Roman" w:eastAsia="Times New Roman" w:hAnsi="Times New Roman" w:cs="Times New Roman"/>
          <w:color w:val="000000"/>
          <w:kern w:val="0"/>
          <w:sz w:val="24"/>
          <w:szCs w:val="24"/>
          <w14:ligatures w14:val="none"/>
        </w:rPr>
        <w:lastRenderedPageBreak/>
        <w:t>Quantum Information and Matter (IQIM) for making it possible for me to be at Caltech this summer.</w:t>
      </w:r>
    </w:p>
    <w:p w14:paraId="5A45E3D5" w14:textId="77777777" w:rsidR="001C1E50" w:rsidRDefault="001C1E50" w:rsidP="001C1E50">
      <w:pPr>
        <w:spacing w:after="240" w:line="240" w:lineRule="auto"/>
        <w:rPr>
          <w:rFonts w:ascii="Times New Roman" w:eastAsia="Times New Roman" w:hAnsi="Times New Roman" w:cs="Times New Roman"/>
          <w:kern w:val="0"/>
          <w:sz w:val="24"/>
          <w:szCs w:val="24"/>
          <w14:ligatures w14:val="none"/>
        </w:rPr>
      </w:pPr>
    </w:p>
    <w:p w14:paraId="70CFCDF6" w14:textId="77777777" w:rsidR="00394634" w:rsidRDefault="00394634" w:rsidP="001C1E50">
      <w:pPr>
        <w:spacing w:after="240" w:line="240" w:lineRule="auto"/>
        <w:rPr>
          <w:rFonts w:ascii="Times New Roman" w:eastAsia="Times New Roman" w:hAnsi="Times New Roman" w:cs="Times New Roman"/>
          <w:kern w:val="0"/>
          <w:sz w:val="24"/>
          <w:szCs w:val="24"/>
          <w14:ligatures w14:val="none"/>
        </w:rPr>
      </w:pPr>
    </w:p>
    <w:p w14:paraId="5283B3D1" w14:textId="77777777" w:rsidR="00394634" w:rsidRPr="001B38D5" w:rsidRDefault="00394634" w:rsidP="001C1E50">
      <w:pPr>
        <w:spacing w:after="240" w:line="240" w:lineRule="auto"/>
        <w:rPr>
          <w:rFonts w:ascii="Times New Roman" w:eastAsia="Times New Roman" w:hAnsi="Times New Roman" w:cs="Times New Roman"/>
          <w:kern w:val="0"/>
          <w:sz w:val="24"/>
          <w:szCs w:val="24"/>
          <w14:ligatures w14:val="none"/>
        </w:rPr>
      </w:pPr>
    </w:p>
    <w:p w14:paraId="62FD3B67" w14:textId="3487B99F" w:rsidR="001B38D5" w:rsidRPr="001B38D5" w:rsidRDefault="001C1E50" w:rsidP="001B38D5">
      <w:pPr>
        <w:shd w:val="clear" w:color="auto" w:fill="FFFFFF"/>
        <w:spacing w:after="420" w:line="240" w:lineRule="auto"/>
        <w:rPr>
          <w:rFonts w:ascii="Times New Roman" w:eastAsia="Times New Roman" w:hAnsi="Times New Roman" w:cs="Times New Roman"/>
          <w:kern w:val="0"/>
          <w:sz w:val="24"/>
          <w:szCs w:val="24"/>
          <w14:ligatures w14:val="none"/>
        </w:rPr>
      </w:pPr>
      <w:r w:rsidRPr="001B38D5">
        <w:rPr>
          <w:rFonts w:ascii="Times New Roman" w:eastAsia="Times New Roman" w:hAnsi="Times New Roman" w:cs="Times New Roman"/>
          <w:color w:val="000000"/>
          <w:kern w:val="0"/>
          <w:sz w:val="24"/>
          <w:szCs w:val="24"/>
          <w:shd w:val="clear" w:color="auto" w:fill="FFFFFF"/>
          <w14:ligatures w14:val="none"/>
        </w:rPr>
        <w:t>References</w:t>
      </w:r>
    </w:p>
    <w:p w14:paraId="27DCD03C" w14:textId="77777777"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eastAsia="Times New Roman" w:hAnsi="Times New Roman" w:cs="Times New Roman"/>
          <w:color w:val="000000"/>
          <w:kern w:val="0"/>
          <w:sz w:val="24"/>
          <w:szCs w:val="24"/>
          <w14:ligatures w14:val="none"/>
        </w:rPr>
        <w:t xml:space="preserve">Fujisawa H., </w:t>
      </w:r>
      <w:proofErr w:type="spellStart"/>
      <w:r w:rsidRPr="001B38D5">
        <w:rPr>
          <w:rFonts w:ascii="Times New Roman" w:eastAsia="Times New Roman" w:hAnsi="Times New Roman" w:cs="Times New Roman"/>
          <w:color w:val="000000"/>
          <w:kern w:val="0"/>
          <w:sz w:val="24"/>
          <w:szCs w:val="24"/>
          <w14:ligatures w14:val="none"/>
        </w:rPr>
        <w:t>Yokoya</w:t>
      </w:r>
      <w:proofErr w:type="spellEnd"/>
      <w:r w:rsidRPr="001B38D5">
        <w:rPr>
          <w:rFonts w:ascii="Times New Roman" w:eastAsia="Times New Roman" w:hAnsi="Times New Roman" w:cs="Times New Roman"/>
          <w:color w:val="000000"/>
          <w:kern w:val="0"/>
          <w:sz w:val="24"/>
          <w:szCs w:val="24"/>
          <w14:ligatures w14:val="none"/>
        </w:rPr>
        <w:t xml:space="preserve"> T., Takahashi T. et al. “Angle-resolved photoemission study of </w:t>
      </w:r>
      <w:proofErr w:type="spellStart"/>
      <w:r w:rsidRPr="001B38D5">
        <w:rPr>
          <w:rFonts w:ascii="Times New Roman" w:eastAsia="Times New Roman" w:hAnsi="Times New Roman" w:cs="Times New Roman"/>
          <w:color w:val="000000"/>
          <w:kern w:val="0"/>
          <w:sz w:val="24"/>
          <w:szCs w:val="24"/>
          <w14:ligatures w14:val="none"/>
        </w:rPr>
        <w:t>Sr₂CuO</w:t>
      </w:r>
      <w:proofErr w:type="spellEnd"/>
      <w:r w:rsidRPr="001B38D5">
        <w:rPr>
          <w:rFonts w:ascii="Times New Roman" w:eastAsia="Times New Roman" w:hAnsi="Times New Roman" w:cs="Times New Roman"/>
          <w:color w:val="000000"/>
          <w:kern w:val="0"/>
          <w:sz w:val="24"/>
          <w:szCs w:val="24"/>
          <w14:ligatures w14:val="none"/>
        </w:rPr>
        <w:t>₃” Phys. Rev. B 59, 7358 (1999).</w:t>
      </w:r>
    </w:p>
    <w:p w14:paraId="7F9489E8" w14:textId="3A1F6F4A" w:rsidR="001C1E50" w:rsidRPr="001B38D5" w:rsidRDefault="001C1E50"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eastAsia="Times New Roman" w:hAnsi="Times New Roman" w:cs="Times New Roman"/>
          <w:color w:val="222222"/>
          <w:kern w:val="0"/>
          <w:sz w:val="24"/>
          <w:szCs w:val="24"/>
          <w14:ligatures w14:val="none"/>
        </w:rPr>
        <w:t>Pala, N., Abbas, A.N. Terahertz Technology for Nano Applications. Encyclopedia of Nanotechnology. Springer, Dordrecht. (2012).</w:t>
      </w:r>
    </w:p>
    <w:p w14:paraId="4DCB690D" w14:textId="3F97EA86"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1B38D5">
        <w:rPr>
          <w:rFonts w:ascii="Times New Roman" w:hAnsi="Times New Roman" w:cs="Times New Roman"/>
          <w:sz w:val="24"/>
          <w:szCs w:val="24"/>
          <w:shd w:val="clear" w:color="auto" w:fill="FFFFFF"/>
        </w:rPr>
        <w:t>Jens Neu</w:t>
      </w:r>
      <w:r w:rsidRPr="001B38D5">
        <w:rPr>
          <w:rStyle w:val="al-author-delim"/>
          <w:rFonts w:ascii="Times New Roman" w:hAnsi="Times New Roman" w:cs="Times New Roman"/>
          <w:sz w:val="24"/>
          <w:szCs w:val="24"/>
          <w:bdr w:val="none" w:sz="0" w:space="0" w:color="auto" w:frame="1"/>
          <w:shd w:val="clear" w:color="auto" w:fill="FFFFFF"/>
        </w:rPr>
        <w:t>, </w:t>
      </w:r>
      <w:r w:rsidRPr="001B38D5">
        <w:rPr>
          <w:rFonts w:ascii="Times New Roman" w:hAnsi="Times New Roman" w:cs="Times New Roman"/>
          <w:sz w:val="24"/>
          <w:szCs w:val="24"/>
          <w:shd w:val="clear" w:color="auto" w:fill="FFFFFF"/>
        </w:rPr>
        <w:t xml:space="preserve">Charles A. </w:t>
      </w:r>
      <w:proofErr w:type="spellStart"/>
      <w:r w:rsidRPr="001B38D5">
        <w:rPr>
          <w:rFonts w:ascii="Times New Roman" w:hAnsi="Times New Roman" w:cs="Times New Roman"/>
          <w:sz w:val="24"/>
          <w:szCs w:val="24"/>
          <w:shd w:val="clear" w:color="auto" w:fill="FFFFFF"/>
        </w:rPr>
        <w:t>Schmuttenmaer</w:t>
      </w:r>
      <w:proofErr w:type="spellEnd"/>
      <w:r w:rsidRPr="001B38D5">
        <w:rPr>
          <w:rFonts w:ascii="Times New Roman" w:hAnsi="Times New Roman" w:cs="Times New Roman"/>
          <w:sz w:val="24"/>
          <w:szCs w:val="24"/>
          <w:shd w:val="clear" w:color="auto" w:fill="FFFFFF"/>
        </w:rPr>
        <w:t>; Tutorial: An introduction to terahertz time domain spectroscopy (THz-TDS). </w:t>
      </w:r>
      <w:r w:rsidRPr="001B38D5">
        <w:rPr>
          <w:rStyle w:val="Emphasis"/>
          <w:rFonts w:ascii="Times New Roman" w:hAnsi="Times New Roman" w:cs="Times New Roman"/>
          <w:sz w:val="24"/>
          <w:szCs w:val="24"/>
          <w:bdr w:val="none" w:sz="0" w:space="0" w:color="auto" w:frame="1"/>
          <w:shd w:val="clear" w:color="auto" w:fill="FFFFFF"/>
        </w:rPr>
        <w:t>J. Appl. Phys.</w:t>
      </w:r>
      <w:r w:rsidRPr="001B38D5">
        <w:rPr>
          <w:rFonts w:ascii="Times New Roman" w:hAnsi="Times New Roman" w:cs="Times New Roman"/>
          <w:sz w:val="24"/>
          <w:szCs w:val="24"/>
          <w:shd w:val="clear" w:color="auto" w:fill="FFFFFF"/>
        </w:rPr>
        <w:t> 21 December 2018; 124 (23): 231101.</w:t>
      </w:r>
    </w:p>
    <w:p w14:paraId="0CD36BD4" w14:textId="17982FC4"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proofErr w:type="spellStart"/>
      <w:r w:rsidRPr="001B38D5">
        <w:rPr>
          <w:rFonts w:ascii="Times New Roman" w:eastAsia="Times New Roman" w:hAnsi="Times New Roman" w:cs="Times New Roman"/>
          <w:color w:val="222222"/>
          <w:kern w:val="0"/>
          <w:sz w:val="24"/>
          <w:szCs w:val="24"/>
          <w14:ligatures w14:val="none"/>
        </w:rPr>
        <w:t>Mehio</w:t>
      </w:r>
      <w:proofErr w:type="spellEnd"/>
      <w:r w:rsidRPr="001B38D5">
        <w:rPr>
          <w:rFonts w:ascii="Times New Roman" w:eastAsia="Times New Roman" w:hAnsi="Times New Roman" w:cs="Times New Roman"/>
          <w:color w:val="222222"/>
          <w:kern w:val="0"/>
          <w:sz w:val="24"/>
          <w:szCs w:val="24"/>
          <w14:ligatures w14:val="none"/>
        </w:rPr>
        <w:t>, O., “Ultrafast dynamics of photo-doped Mott antiferromagnets” California Institute of Technology (2023).</w:t>
      </w:r>
    </w:p>
    <w:p w14:paraId="06DF44D1" w14:textId="77777777" w:rsidR="00906B96" w:rsidRPr="001B38D5" w:rsidRDefault="00906B96"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proofErr w:type="spellStart"/>
      <w:r w:rsidRPr="001B38D5">
        <w:rPr>
          <w:rFonts w:ascii="Times New Roman" w:hAnsi="Times New Roman" w:cs="Times New Roman"/>
          <w:color w:val="222222"/>
          <w:sz w:val="24"/>
          <w:szCs w:val="24"/>
          <w:shd w:val="clear" w:color="auto" w:fill="FFFFFF"/>
        </w:rPr>
        <w:t>Mehio</w:t>
      </w:r>
      <w:proofErr w:type="spellEnd"/>
      <w:r w:rsidRPr="001B38D5">
        <w:rPr>
          <w:rFonts w:ascii="Times New Roman" w:hAnsi="Times New Roman" w:cs="Times New Roman"/>
          <w:color w:val="222222"/>
          <w:sz w:val="24"/>
          <w:szCs w:val="24"/>
          <w:shd w:val="clear" w:color="auto" w:fill="FFFFFF"/>
        </w:rPr>
        <w:t>, O., Li, X., Ning, H. </w:t>
      </w:r>
      <w:r w:rsidRPr="001B38D5">
        <w:rPr>
          <w:rFonts w:ascii="Times New Roman" w:hAnsi="Times New Roman" w:cs="Times New Roman"/>
          <w:i/>
          <w:iCs/>
          <w:color w:val="222222"/>
          <w:sz w:val="24"/>
          <w:szCs w:val="24"/>
          <w:shd w:val="clear" w:color="auto" w:fill="FFFFFF"/>
        </w:rPr>
        <w:t>et al.</w:t>
      </w:r>
      <w:r w:rsidRPr="001B38D5">
        <w:rPr>
          <w:rFonts w:ascii="Times New Roman" w:hAnsi="Times New Roman" w:cs="Times New Roman"/>
          <w:color w:val="222222"/>
          <w:sz w:val="24"/>
          <w:szCs w:val="24"/>
          <w:shd w:val="clear" w:color="auto" w:fill="FFFFFF"/>
        </w:rPr>
        <w:t> A Hubbard exciton fluid in a photo-doped antiferromagnetic Mott insulator. </w:t>
      </w:r>
      <w:r w:rsidRPr="001B38D5">
        <w:rPr>
          <w:rFonts w:ascii="Times New Roman" w:hAnsi="Times New Roman" w:cs="Times New Roman"/>
          <w:i/>
          <w:iCs/>
          <w:color w:val="222222"/>
          <w:sz w:val="24"/>
          <w:szCs w:val="24"/>
          <w:shd w:val="clear" w:color="auto" w:fill="FFFFFF"/>
        </w:rPr>
        <w:t>Nat. Phys.</w:t>
      </w:r>
      <w:r w:rsidRPr="001B38D5">
        <w:rPr>
          <w:rFonts w:ascii="Times New Roman" w:hAnsi="Times New Roman" w:cs="Times New Roman"/>
          <w:color w:val="222222"/>
          <w:sz w:val="24"/>
          <w:szCs w:val="24"/>
          <w:shd w:val="clear" w:color="auto" w:fill="FFFFFF"/>
        </w:rPr>
        <w:t> </w:t>
      </w:r>
      <w:r w:rsidRPr="001B38D5">
        <w:rPr>
          <w:rFonts w:ascii="Times New Roman" w:hAnsi="Times New Roman" w:cs="Times New Roman"/>
          <w:b/>
          <w:bCs/>
          <w:color w:val="222222"/>
          <w:sz w:val="24"/>
          <w:szCs w:val="24"/>
          <w:shd w:val="clear" w:color="auto" w:fill="FFFFFF"/>
        </w:rPr>
        <w:t>19</w:t>
      </w:r>
      <w:r w:rsidRPr="001B38D5">
        <w:rPr>
          <w:rFonts w:ascii="Times New Roman" w:hAnsi="Times New Roman" w:cs="Times New Roman"/>
          <w:color w:val="222222"/>
          <w:sz w:val="24"/>
          <w:szCs w:val="24"/>
          <w:shd w:val="clear" w:color="auto" w:fill="FFFFFF"/>
        </w:rPr>
        <w:t>, 1876–1882 (2023).</w:t>
      </w:r>
    </w:p>
    <w:p w14:paraId="6C16E19C" w14:textId="77777777" w:rsidR="00766526" w:rsidRPr="001B38D5" w:rsidRDefault="00F23D19"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roofErr w:type="spellStart"/>
      <w:r w:rsidRPr="001B38D5">
        <w:rPr>
          <w:rFonts w:ascii="Times New Roman" w:hAnsi="Times New Roman" w:cs="Times New Roman"/>
          <w:color w:val="222222"/>
          <w:sz w:val="24"/>
          <w:szCs w:val="24"/>
          <w:shd w:val="clear" w:color="auto" w:fill="FFFFFF"/>
          <w:lang w:val="es-ES"/>
        </w:rPr>
        <w:t>Kaindl</w:t>
      </w:r>
      <w:proofErr w:type="spellEnd"/>
      <w:r w:rsidRPr="001B38D5">
        <w:rPr>
          <w:rFonts w:ascii="Times New Roman" w:hAnsi="Times New Roman" w:cs="Times New Roman"/>
          <w:color w:val="222222"/>
          <w:sz w:val="24"/>
          <w:szCs w:val="24"/>
          <w:shd w:val="clear" w:color="auto" w:fill="FFFFFF"/>
          <w:lang w:val="es-ES"/>
        </w:rPr>
        <w:t xml:space="preserve">, R., </w:t>
      </w:r>
      <w:proofErr w:type="spellStart"/>
      <w:r w:rsidRPr="001B38D5">
        <w:rPr>
          <w:rFonts w:ascii="Times New Roman" w:hAnsi="Times New Roman" w:cs="Times New Roman"/>
          <w:color w:val="222222"/>
          <w:sz w:val="24"/>
          <w:szCs w:val="24"/>
          <w:shd w:val="clear" w:color="auto" w:fill="FFFFFF"/>
          <w:lang w:val="es-ES"/>
        </w:rPr>
        <w:t>Carnahan</w:t>
      </w:r>
      <w:proofErr w:type="spellEnd"/>
      <w:r w:rsidRPr="001B38D5">
        <w:rPr>
          <w:rFonts w:ascii="Times New Roman" w:hAnsi="Times New Roman" w:cs="Times New Roman"/>
          <w:color w:val="222222"/>
          <w:sz w:val="24"/>
          <w:szCs w:val="24"/>
          <w:shd w:val="clear" w:color="auto" w:fill="FFFFFF"/>
          <w:lang w:val="es-ES"/>
        </w:rPr>
        <w:t xml:space="preserve">, M., </w:t>
      </w:r>
      <w:proofErr w:type="spellStart"/>
      <w:r w:rsidRPr="001B38D5">
        <w:rPr>
          <w:rFonts w:ascii="Times New Roman" w:hAnsi="Times New Roman" w:cs="Times New Roman"/>
          <w:color w:val="222222"/>
          <w:sz w:val="24"/>
          <w:szCs w:val="24"/>
          <w:shd w:val="clear" w:color="auto" w:fill="FFFFFF"/>
          <w:lang w:val="es-ES"/>
        </w:rPr>
        <w:t>Hägele</w:t>
      </w:r>
      <w:proofErr w:type="spellEnd"/>
      <w:r w:rsidRPr="001B38D5">
        <w:rPr>
          <w:rFonts w:ascii="Times New Roman" w:hAnsi="Times New Roman" w:cs="Times New Roman"/>
          <w:color w:val="222222"/>
          <w:sz w:val="24"/>
          <w:szCs w:val="24"/>
          <w:shd w:val="clear" w:color="auto" w:fill="FFFFFF"/>
          <w:lang w:val="es-ES"/>
        </w:rPr>
        <w:t>, D. </w:t>
      </w:r>
      <w:r w:rsidRPr="001B38D5">
        <w:rPr>
          <w:rFonts w:ascii="Times New Roman" w:hAnsi="Times New Roman" w:cs="Times New Roman"/>
          <w:i/>
          <w:iCs/>
          <w:color w:val="222222"/>
          <w:sz w:val="24"/>
          <w:szCs w:val="24"/>
          <w:shd w:val="clear" w:color="auto" w:fill="FFFFFF"/>
          <w:lang w:val="es-ES"/>
        </w:rPr>
        <w:t>et al.</w:t>
      </w:r>
      <w:r w:rsidRPr="001B38D5">
        <w:rPr>
          <w:rFonts w:ascii="Times New Roman" w:hAnsi="Times New Roman" w:cs="Times New Roman"/>
          <w:color w:val="222222"/>
          <w:sz w:val="24"/>
          <w:szCs w:val="24"/>
          <w:shd w:val="clear" w:color="auto" w:fill="FFFFFF"/>
          <w:lang w:val="es-ES"/>
        </w:rPr>
        <w:t> </w:t>
      </w:r>
      <w:r w:rsidRPr="001B38D5">
        <w:rPr>
          <w:rFonts w:ascii="Times New Roman" w:hAnsi="Times New Roman" w:cs="Times New Roman"/>
          <w:color w:val="222222"/>
          <w:sz w:val="24"/>
          <w:szCs w:val="24"/>
          <w:shd w:val="clear" w:color="auto" w:fill="FFFFFF"/>
        </w:rPr>
        <w:t xml:space="preserve">Ultrafast terahertz probes of transient </w:t>
      </w:r>
      <w:r w:rsidRPr="001B38D5">
        <w:rPr>
          <w:rFonts w:ascii="Times New Roman" w:hAnsi="Times New Roman" w:cs="Times New Roman"/>
          <w:sz w:val="24"/>
          <w:szCs w:val="24"/>
          <w:shd w:val="clear" w:color="auto" w:fill="FFFFFF"/>
        </w:rPr>
        <w:t>conducting and insulating phases in an electron–hole gas. </w:t>
      </w:r>
      <w:r w:rsidRPr="001B38D5">
        <w:rPr>
          <w:rFonts w:ascii="Times New Roman" w:hAnsi="Times New Roman" w:cs="Times New Roman"/>
          <w:i/>
          <w:iCs/>
          <w:sz w:val="24"/>
          <w:szCs w:val="24"/>
          <w:shd w:val="clear" w:color="auto" w:fill="FFFFFF"/>
        </w:rPr>
        <w:t>Nature</w:t>
      </w:r>
      <w:r w:rsidRPr="001B38D5">
        <w:rPr>
          <w:rFonts w:ascii="Times New Roman" w:hAnsi="Times New Roman" w:cs="Times New Roman"/>
          <w:sz w:val="24"/>
          <w:szCs w:val="24"/>
          <w:shd w:val="clear" w:color="auto" w:fill="FFFFFF"/>
        </w:rPr>
        <w:t> </w:t>
      </w:r>
      <w:r w:rsidRPr="001B38D5">
        <w:rPr>
          <w:rFonts w:ascii="Times New Roman" w:hAnsi="Times New Roman" w:cs="Times New Roman"/>
          <w:b/>
          <w:bCs/>
          <w:sz w:val="24"/>
          <w:szCs w:val="24"/>
          <w:shd w:val="clear" w:color="auto" w:fill="FFFFFF"/>
        </w:rPr>
        <w:t>423</w:t>
      </w:r>
      <w:r w:rsidRPr="001B38D5">
        <w:rPr>
          <w:rFonts w:ascii="Times New Roman" w:hAnsi="Times New Roman" w:cs="Times New Roman"/>
          <w:sz w:val="24"/>
          <w:szCs w:val="24"/>
          <w:shd w:val="clear" w:color="auto" w:fill="FFFFFF"/>
        </w:rPr>
        <w:t>, 734–738 (2003).</w:t>
      </w:r>
    </w:p>
    <w:p w14:paraId="7ADD98CB" w14:textId="691E9D5B" w:rsidR="00FF24D2" w:rsidRPr="001B38D5" w:rsidRDefault="00766526" w:rsidP="001B38D5">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1B38D5">
        <w:rPr>
          <w:rFonts w:ascii="Times New Roman" w:eastAsia="Times New Roman" w:hAnsi="Times New Roman" w:cs="Times New Roman"/>
          <w:kern w:val="0"/>
          <w:sz w:val="24"/>
          <w:szCs w:val="24"/>
          <w:lang w:val="fr-FR"/>
          <w14:ligatures w14:val="none"/>
        </w:rPr>
        <w:t xml:space="preserve">Kim, K. W., </w:t>
      </w:r>
      <w:proofErr w:type="spellStart"/>
      <w:r w:rsidRPr="001B38D5">
        <w:rPr>
          <w:rFonts w:ascii="Times New Roman" w:eastAsia="Times New Roman" w:hAnsi="Times New Roman" w:cs="Times New Roman"/>
          <w:kern w:val="0"/>
          <w:sz w:val="24"/>
          <w:szCs w:val="24"/>
          <w:lang w:val="fr-FR"/>
          <w14:ligatures w14:val="none"/>
        </w:rPr>
        <w:t>Gu</w:t>
      </w:r>
      <w:proofErr w:type="spellEnd"/>
      <w:r w:rsidRPr="001B38D5">
        <w:rPr>
          <w:rFonts w:ascii="Times New Roman" w:eastAsia="Times New Roman" w:hAnsi="Times New Roman" w:cs="Times New Roman"/>
          <w:kern w:val="0"/>
          <w:sz w:val="24"/>
          <w:szCs w:val="24"/>
          <w:lang w:val="fr-FR"/>
          <w14:ligatures w14:val="none"/>
        </w:rPr>
        <w:t xml:space="preserve">, G. D., Homes, C. C. </w:t>
      </w:r>
      <w:r w:rsidRPr="001B38D5">
        <w:rPr>
          <w:rFonts w:ascii="Times New Roman" w:eastAsia="Times New Roman" w:hAnsi="Times New Roman" w:cs="Times New Roman"/>
          <w:i/>
          <w:iCs/>
          <w:kern w:val="0"/>
          <w:sz w:val="24"/>
          <w:szCs w:val="24"/>
          <w:lang w:val="fr-FR"/>
          <w14:ligatures w14:val="none"/>
        </w:rPr>
        <w:t>et al.</w:t>
      </w:r>
      <w:r w:rsidRPr="001B38D5">
        <w:rPr>
          <w:rFonts w:ascii="Times New Roman" w:eastAsia="Times New Roman" w:hAnsi="Times New Roman" w:cs="Times New Roman"/>
          <w:kern w:val="0"/>
          <w:sz w:val="24"/>
          <w:szCs w:val="24"/>
          <w:lang w:val="fr-FR"/>
          <w14:ligatures w14:val="none"/>
        </w:rPr>
        <w:t xml:space="preserve"> </w:t>
      </w:r>
      <w:r w:rsidRPr="001B38D5">
        <w:rPr>
          <w:rFonts w:ascii="Times New Roman" w:hAnsi="Times New Roman" w:cs="Times New Roman"/>
          <w:sz w:val="24"/>
          <w:szCs w:val="24"/>
        </w:rPr>
        <w:t>Bound Excitons in </w:t>
      </w:r>
      <w:proofErr w:type="spellStart"/>
      <w:r w:rsidRPr="001B38D5">
        <w:rPr>
          <w:rFonts w:ascii="Times New Roman" w:eastAsia="Times New Roman" w:hAnsi="Times New Roman" w:cs="Times New Roman"/>
          <w:kern w:val="0"/>
          <w:sz w:val="24"/>
          <w:szCs w:val="24"/>
          <w14:ligatures w14:val="none"/>
        </w:rPr>
        <w:t>Sr₂CuO</w:t>
      </w:r>
      <w:proofErr w:type="spellEnd"/>
      <w:r w:rsidRPr="001B38D5">
        <w:rPr>
          <w:rFonts w:ascii="Times New Roman" w:eastAsia="Times New Roman" w:hAnsi="Times New Roman" w:cs="Times New Roman"/>
          <w:kern w:val="0"/>
          <w:sz w:val="24"/>
          <w:szCs w:val="24"/>
          <w14:ligatures w14:val="none"/>
        </w:rPr>
        <w:t>₃</w:t>
      </w:r>
      <w:r w:rsidRPr="001B38D5">
        <w:rPr>
          <w:rStyle w:val="mjx-char"/>
          <w:rFonts w:ascii="Times New Roman" w:hAnsi="Times New Roman" w:cs="Times New Roman"/>
          <w:sz w:val="24"/>
          <w:szCs w:val="24"/>
          <w:bdr w:val="none" w:sz="0" w:space="0" w:color="auto" w:frame="1"/>
        </w:rPr>
        <w:t>. Phys. Rev. Let. 101, 177404 (2008).</w:t>
      </w:r>
    </w:p>
    <w:p w14:paraId="7C4EECB7" w14:textId="77777777" w:rsidR="0078714B"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6D089CC3" w14:textId="77777777" w:rsidR="0078714B"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163A463B" w14:textId="7EA66C5E" w:rsidR="0078714B" w:rsidRDefault="0078714B"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Pr>
          <w:rStyle w:val="mjx-char"/>
          <w:rFonts w:ascii="Times New Roman" w:eastAsia="Times New Roman" w:hAnsi="Times New Roman" w:cs="Times New Roman"/>
          <w:kern w:val="0"/>
          <w:sz w:val="24"/>
          <w:szCs w:val="24"/>
          <w14:ligatures w14:val="none"/>
        </w:rPr>
        <w:t xml:space="preserve">Further </w:t>
      </w:r>
      <w:r w:rsidR="00AD6055">
        <w:rPr>
          <w:rStyle w:val="mjx-char"/>
          <w:rFonts w:ascii="Times New Roman" w:eastAsia="Times New Roman" w:hAnsi="Times New Roman" w:cs="Times New Roman"/>
          <w:kern w:val="0"/>
          <w:sz w:val="24"/>
          <w:szCs w:val="24"/>
          <w14:ligatures w14:val="none"/>
        </w:rPr>
        <w:t>Reading:</w:t>
      </w:r>
    </w:p>
    <w:p w14:paraId="5A996415" w14:textId="77777777" w:rsidR="00AD6055"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5B90527B" w14:textId="4248072F" w:rsidR="00AC2039" w:rsidRDefault="00AD6055"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Pr>
          <w:rStyle w:val="mjx-char"/>
          <w:rFonts w:ascii="Times New Roman" w:eastAsia="Times New Roman" w:hAnsi="Times New Roman" w:cs="Times New Roman"/>
          <w:kern w:val="0"/>
          <w:sz w:val="24"/>
          <w:szCs w:val="24"/>
          <w14:ligatures w14:val="none"/>
        </w:rPr>
        <w:t xml:space="preserve">[1] </w:t>
      </w:r>
      <w:r w:rsidR="00AC2039">
        <w:rPr>
          <w:rStyle w:val="mjx-char"/>
          <w:rFonts w:ascii="Times New Roman" w:eastAsia="Times New Roman" w:hAnsi="Times New Roman" w:cs="Times New Roman"/>
          <w:kern w:val="0"/>
          <w:sz w:val="24"/>
          <w:szCs w:val="24"/>
          <w14:ligatures w14:val="none"/>
        </w:rPr>
        <w:t xml:space="preserve">An overview on </w:t>
      </w:r>
      <w:proofErr w:type="spellStart"/>
      <w:r w:rsidR="00AC2039">
        <w:rPr>
          <w:rStyle w:val="mjx-char"/>
          <w:rFonts w:ascii="Times New Roman" w:eastAsia="Times New Roman" w:hAnsi="Times New Roman" w:cs="Times New Roman"/>
          <w:kern w:val="0"/>
          <w:sz w:val="24"/>
          <w:szCs w:val="24"/>
          <w14:ligatures w14:val="none"/>
        </w:rPr>
        <w:t>cuprates</w:t>
      </w:r>
      <w:proofErr w:type="spellEnd"/>
      <w:r w:rsidR="00AC2039">
        <w:rPr>
          <w:rStyle w:val="mjx-char"/>
          <w:rFonts w:ascii="Times New Roman" w:eastAsia="Times New Roman" w:hAnsi="Times New Roman" w:cs="Times New Roman"/>
          <w:kern w:val="0"/>
          <w:sz w:val="24"/>
          <w:szCs w:val="24"/>
          <w14:ligatures w14:val="none"/>
        </w:rPr>
        <w:t xml:space="preserve"> and their</w:t>
      </w:r>
      <w:r w:rsidR="00524929">
        <w:rPr>
          <w:rStyle w:val="mjx-char"/>
          <w:rFonts w:ascii="Times New Roman" w:eastAsia="Times New Roman" w:hAnsi="Times New Roman" w:cs="Times New Roman"/>
          <w:kern w:val="0"/>
          <w:sz w:val="24"/>
          <w:szCs w:val="24"/>
          <w14:ligatures w14:val="none"/>
        </w:rPr>
        <w:t xml:space="preserve"> high-temperature superconductivity</w:t>
      </w:r>
      <w:r w:rsidR="00AC2039">
        <w:rPr>
          <w:rStyle w:val="mjx-char"/>
          <w:rFonts w:ascii="Times New Roman" w:eastAsia="Times New Roman" w:hAnsi="Times New Roman" w:cs="Times New Roman"/>
          <w:kern w:val="0"/>
          <w:sz w:val="24"/>
          <w:szCs w:val="24"/>
          <w14:ligatures w14:val="none"/>
        </w:rPr>
        <w:t xml:space="preserve"> can be found </w:t>
      </w:r>
      <w:hyperlink r:id="rId23" w:history="1">
        <w:r w:rsidR="00AC2039" w:rsidRPr="00524929">
          <w:rPr>
            <w:rStyle w:val="Hyperlink"/>
            <w:rFonts w:ascii="Times New Roman" w:eastAsia="Times New Roman" w:hAnsi="Times New Roman" w:cs="Times New Roman"/>
            <w:kern w:val="0"/>
            <w:sz w:val="24"/>
            <w:szCs w:val="24"/>
            <w14:ligatures w14:val="none"/>
          </w:rPr>
          <w:t>here</w:t>
        </w:r>
      </w:hyperlink>
      <w:r w:rsidR="00AC2039">
        <w:rPr>
          <w:rStyle w:val="mjx-char"/>
          <w:rFonts w:ascii="Times New Roman" w:eastAsia="Times New Roman" w:hAnsi="Times New Roman" w:cs="Times New Roman"/>
          <w:kern w:val="0"/>
          <w:sz w:val="24"/>
          <w:szCs w:val="24"/>
          <w14:ligatures w14:val="none"/>
        </w:rPr>
        <w:t>.</w:t>
      </w:r>
    </w:p>
    <w:p w14:paraId="23885708" w14:textId="77777777" w:rsidR="00AC2039"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784E0A5B" w14:textId="1C0C209D" w:rsidR="00AC2039" w:rsidRDefault="00AC2039"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Pr>
          <w:rStyle w:val="mjx-char"/>
          <w:rFonts w:ascii="Times New Roman" w:eastAsia="Times New Roman" w:hAnsi="Times New Roman" w:cs="Times New Roman"/>
          <w:kern w:val="0"/>
          <w:sz w:val="24"/>
          <w:szCs w:val="24"/>
          <w14:ligatures w14:val="none"/>
        </w:rPr>
        <w:t xml:space="preserve">[2] </w:t>
      </w:r>
      <w:r w:rsidR="00E92CC4">
        <w:rPr>
          <w:rStyle w:val="mjx-char"/>
          <w:rFonts w:ascii="Times New Roman" w:eastAsia="Times New Roman" w:hAnsi="Times New Roman" w:cs="Times New Roman"/>
          <w:kern w:val="0"/>
          <w:sz w:val="24"/>
          <w:szCs w:val="24"/>
          <w14:ligatures w14:val="none"/>
        </w:rPr>
        <w:t xml:space="preserve">An introduction to terahertz spectroscopy and its </w:t>
      </w:r>
      <w:r w:rsidR="00DB2143">
        <w:rPr>
          <w:rStyle w:val="mjx-char"/>
          <w:rFonts w:ascii="Times New Roman" w:eastAsia="Times New Roman" w:hAnsi="Times New Roman" w:cs="Times New Roman"/>
          <w:kern w:val="0"/>
          <w:sz w:val="24"/>
          <w:szCs w:val="24"/>
          <w14:ligatures w14:val="none"/>
        </w:rPr>
        <w:t>wide</w:t>
      </w:r>
      <w:r w:rsidR="002C2EBB">
        <w:rPr>
          <w:rStyle w:val="mjx-char"/>
          <w:rFonts w:ascii="Times New Roman" w:eastAsia="Times New Roman" w:hAnsi="Times New Roman" w:cs="Times New Roman"/>
          <w:kern w:val="0"/>
          <w:sz w:val="24"/>
          <w:szCs w:val="24"/>
          <w14:ligatures w14:val="none"/>
        </w:rPr>
        <w:t>-ranged</w:t>
      </w:r>
      <w:r w:rsidR="00DB2143">
        <w:rPr>
          <w:rStyle w:val="mjx-char"/>
          <w:rFonts w:ascii="Times New Roman" w:eastAsia="Times New Roman" w:hAnsi="Times New Roman" w:cs="Times New Roman"/>
          <w:kern w:val="0"/>
          <w:sz w:val="24"/>
          <w:szCs w:val="24"/>
          <w14:ligatures w14:val="none"/>
        </w:rPr>
        <w:t xml:space="preserve"> applications is detailed in </w:t>
      </w:r>
      <w:hyperlink r:id="rId24" w:history="1">
        <w:r w:rsidR="00DB2143" w:rsidRPr="00E21FB5">
          <w:rPr>
            <w:rStyle w:val="Hyperlink"/>
            <w:rFonts w:ascii="Times New Roman" w:eastAsia="Times New Roman" w:hAnsi="Times New Roman" w:cs="Times New Roman"/>
            <w:kern w:val="0"/>
            <w:sz w:val="24"/>
            <w:szCs w:val="24"/>
            <w14:ligatures w14:val="none"/>
          </w:rPr>
          <w:t>this</w:t>
        </w:r>
      </w:hyperlink>
      <w:r w:rsidR="00DB2143">
        <w:rPr>
          <w:rStyle w:val="mjx-char"/>
          <w:rFonts w:ascii="Times New Roman" w:eastAsia="Times New Roman" w:hAnsi="Times New Roman" w:cs="Times New Roman"/>
          <w:kern w:val="0"/>
          <w:sz w:val="24"/>
          <w:szCs w:val="24"/>
          <w14:ligatures w14:val="none"/>
        </w:rPr>
        <w:t xml:space="preserve"> article.</w:t>
      </w:r>
    </w:p>
    <w:p w14:paraId="162213A0" w14:textId="77777777" w:rsidR="006C3932"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p>
    <w:p w14:paraId="21AFE0CF" w14:textId="29D1DD39" w:rsidR="006C3932" w:rsidRDefault="006C3932" w:rsidP="0078714B">
      <w:p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Pr>
          <w:rStyle w:val="mjx-char"/>
          <w:rFonts w:ascii="Times New Roman" w:eastAsia="Times New Roman" w:hAnsi="Times New Roman" w:cs="Times New Roman"/>
          <w:kern w:val="0"/>
          <w:sz w:val="24"/>
          <w:szCs w:val="24"/>
          <w14:ligatures w14:val="none"/>
        </w:rPr>
        <w:t xml:space="preserve">[3] </w:t>
      </w:r>
      <w:r w:rsidR="00E477A9">
        <w:rPr>
          <w:rStyle w:val="mjx-char"/>
          <w:rFonts w:ascii="Times New Roman" w:eastAsia="Times New Roman" w:hAnsi="Times New Roman" w:cs="Times New Roman"/>
          <w:kern w:val="0"/>
          <w:sz w:val="24"/>
          <w:szCs w:val="24"/>
          <w14:ligatures w14:val="none"/>
        </w:rPr>
        <w:t xml:space="preserve">A description of excitons in various crystals is </w:t>
      </w:r>
      <w:r w:rsidR="00303173">
        <w:rPr>
          <w:rStyle w:val="mjx-char"/>
          <w:rFonts w:ascii="Times New Roman" w:eastAsia="Times New Roman" w:hAnsi="Times New Roman" w:cs="Times New Roman"/>
          <w:kern w:val="0"/>
          <w:sz w:val="24"/>
          <w:szCs w:val="24"/>
          <w14:ligatures w14:val="none"/>
        </w:rPr>
        <w:t>found</w:t>
      </w:r>
      <w:r w:rsidR="00E477A9">
        <w:rPr>
          <w:rStyle w:val="mjx-char"/>
          <w:rFonts w:ascii="Times New Roman" w:eastAsia="Times New Roman" w:hAnsi="Times New Roman" w:cs="Times New Roman"/>
          <w:kern w:val="0"/>
          <w:sz w:val="24"/>
          <w:szCs w:val="24"/>
          <w14:ligatures w14:val="none"/>
        </w:rPr>
        <w:t xml:space="preserve"> </w:t>
      </w:r>
      <w:hyperlink r:id="rId25" w:history="1">
        <w:r w:rsidR="00E477A9" w:rsidRPr="00303173">
          <w:rPr>
            <w:rStyle w:val="Hyperlink"/>
            <w:rFonts w:ascii="Times New Roman" w:eastAsia="Times New Roman" w:hAnsi="Times New Roman" w:cs="Times New Roman"/>
            <w:kern w:val="0"/>
            <w:sz w:val="24"/>
            <w:szCs w:val="24"/>
            <w14:ligatures w14:val="none"/>
          </w:rPr>
          <w:t>here</w:t>
        </w:r>
      </w:hyperlink>
      <w:r w:rsidR="00E477A9">
        <w:rPr>
          <w:rStyle w:val="mjx-char"/>
          <w:rFonts w:ascii="Times New Roman" w:eastAsia="Times New Roman" w:hAnsi="Times New Roman" w:cs="Times New Roman"/>
          <w:kern w:val="0"/>
          <w:sz w:val="24"/>
          <w:szCs w:val="24"/>
          <w14:ligatures w14:val="none"/>
        </w:rPr>
        <w:t>.</w:t>
      </w:r>
    </w:p>
    <w:p w14:paraId="6AB3C4F1" w14:textId="666EB4A5" w:rsidR="00FC2719" w:rsidRPr="001B38D5" w:rsidRDefault="00FC2719" w:rsidP="0078714B">
      <w:p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
    <w:sectPr w:rsidR="00FC2719" w:rsidRPr="001B38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Eleanor Richard" w:date="2024-04-06T11:24:00Z" w:initials="ER">
    <w:p w14:paraId="0161D727" w14:textId="00252878" w:rsidR="00DC6A47" w:rsidRDefault="00DC6A47" w:rsidP="00DC6A47">
      <w:pPr>
        <w:pStyle w:val="CommentText"/>
      </w:pPr>
      <w:r>
        <w:rPr>
          <w:rStyle w:val="CommentReference"/>
        </w:rPr>
        <w:annotationRef/>
      </w:r>
      <w:r>
        <w:t>I don’t think I will expand more on high-temperature superconductivity because I think it’s a pretty common term in the scientific community and so I don’t have to describe it much and an explanation of sort of differs from what I am trying emphasize with the degrees of freedom.</w:t>
      </w:r>
    </w:p>
  </w:comment>
  <w:comment w:id="3" w:author="Eleanor Richard" w:date="2024-04-06T11:25:00Z" w:initials="ER">
    <w:p w14:paraId="1EBE6314" w14:textId="77777777" w:rsidR="000D3ADB" w:rsidRDefault="000D3ADB" w:rsidP="000D3ADB">
      <w:pPr>
        <w:pStyle w:val="CommentText"/>
      </w:pPr>
      <w:r>
        <w:rPr>
          <w:rStyle w:val="CommentReference"/>
        </w:rPr>
        <w:annotationRef/>
      </w:r>
      <w:r>
        <w:t>Do you think that this is fine?</w:t>
      </w:r>
    </w:p>
  </w:comment>
  <w:comment w:id="4" w:author="Kozlowski, Patryk T." w:date="2024-04-07T09:39:00Z" w:initials="PK">
    <w:p w14:paraId="08A0CF36" w14:textId="77777777" w:rsidR="00D91269" w:rsidRDefault="00D91269" w:rsidP="00D91269">
      <w:r>
        <w:rPr>
          <w:rStyle w:val="CommentReference"/>
        </w:rPr>
        <w:annotationRef/>
      </w:r>
      <w:r>
        <w:rPr>
          <w:color w:val="000000"/>
          <w:sz w:val="20"/>
          <w:szCs w:val="20"/>
        </w:rPr>
        <w:t>that is not the focus of your Article, so I think that is fine. Maybe, it might be good to just reference the buzzword in your obstruct to generate interest in the reader.</w:t>
      </w:r>
    </w:p>
  </w:comment>
  <w:comment w:id="5" w:author="Kozlowski, Patryk T." w:date="2024-04-07T09:54:00Z" w:initials="PK">
    <w:p w14:paraId="5AEA9925" w14:textId="77777777" w:rsidR="00A8342E" w:rsidRDefault="00A8342E" w:rsidP="00A8342E">
      <w:r>
        <w:rPr>
          <w:rStyle w:val="CommentReference"/>
        </w:rPr>
        <w:annotationRef/>
      </w:r>
      <w:r>
        <w:rPr>
          <w:color w:val="000000"/>
          <w:sz w:val="20"/>
          <w:szCs w:val="20"/>
        </w:rPr>
        <w:t>now that I think of it leaving the high temperature superconductivity in a brief sentence in the introduction should be fine</w:t>
      </w:r>
    </w:p>
  </w:comment>
  <w:comment w:id="6" w:author="Kozlowski, Patryk T." w:date="2024-04-07T09:41:00Z" w:initials="PK">
    <w:p w14:paraId="4A00BB09" w14:textId="3D031594" w:rsidR="00D91269" w:rsidRDefault="00D91269" w:rsidP="00D91269">
      <w:r>
        <w:rPr>
          <w:rStyle w:val="CommentReference"/>
        </w:rPr>
        <w:annotationRef/>
      </w:r>
      <w:r>
        <w:rPr>
          <w:color w:val="000000"/>
          <w:sz w:val="20"/>
          <w:szCs w:val="20"/>
        </w:rPr>
        <w:t>I might consider delating this sentence because it is sort of a repeat of what you said earlier</w:t>
      </w:r>
    </w:p>
  </w:comment>
  <w:comment w:id="7" w:author="Kozlowski, Patryk T." w:date="2024-04-07T09:59:00Z" w:initials="PK">
    <w:p w14:paraId="1A6BAF43" w14:textId="77777777" w:rsidR="000D5367" w:rsidRDefault="000D5367" w:rsidP="000D5367">
      <w:r>
        <w:rPr>
          <w:rStyle w:val="CommentReference"/>
        </w:rPr>
        <w:annotationRef/>
      </w:r>
      <w:r>
        <w:rPr>
          <w:color w:val="000000"/>
          <w:sz w:val="20"/>
          <w:szCs w:val="20"/>
        </w:rPr>
        <w:t>you need to cite figures and refs differently; I assume here you mean Fig. 2?</w:t>
      </w:r>
    </w:p>
  </w:comment>
  <w:comment w:id="8" w:author="Kozlowski, Patryk T." w:date="2024-04-07T10:01:00Z" w:initials="PK">
    <w:p w14:paraId="603EE3FF" w14:textId="77777777" w:rsidR="000D5367" w:rsidRDefault="000D5367" w:rsidP="000D5367">
      <w:r>
        <w:rPr>
          <w:rStyle w:val="CommentReference"/>
        </w:rPr>
        <w:annotationRef/>
      </w:r>
      <w:r>
        <w:rPr>
          <w:color w:val="000000"/>
          <w:sz w:val="20"/>
          <w:szCs w:val="20"/>
        </w:rPr>
        <w:t>let’s sort this issue out before we submit the article for publication. currently, it is a little ambiguous to the reader</w:t>
      </w:r>
    </w:p>
  </w:comment>
  <w:comment w:id="9" w:author="Eleanor Richard" w:date="2024-04-14T21:10:00Z" w:initials="ER">
    <w:p w14:paraId="616771B1" w14:textId="77777777" w:rsidR="00BA14FD" w:rsidRDefault="00BA14FD" w:rsidP="00BA14FD">
      <w:pPr>
        <w:pStyle w:val="CommentText"/>
      </w:pPr>
      <w:r>
        <w:rPr>
          <w:rStyle w:val="CommentReference"/>
        </w:rPr>
        <w:annotationRef/>
      </w:r>
      <w:r>
        <w:t xml:space="preserve">Here, I wanted to cite a reference (should have cited ref 4 instead of 2, I have double checked everything else is correctly cited). </w:t>
      </w:r>
    </w:p>
  </w:comment>
  <w:comment w:id="10" w:author="Kozlowski, Patryk T." w:date="2024-04-07T10:06:00Z" w:initials="PK">
    <w:p w14:paraId="709D0FC5" w14:textId="5BC5A8A4" w:rsidR="000D5367" w:rsidRDefault="000D5367" w:rsidP="000D5367">
      <w:r>
        <w:rPr>
          <w:rStyle w:val="CommentReference"/>
        </w:rPr>
        <w:annotationRef/>
      </w:r>
      <w:r>
        <w:rPr>
          <w:color w:val="000000"/>
          <w:sz w:val="20"/>
          <w:szCs w:val="20"/>
        </w:rPr>
        <w:t>can you make the blue bar labelled BS in the figger much bigger and then also get red of the blue bars labelled by /lambda and /mu. I understand that these might be important to your experimental setup, but you don’t refers them in the articlle, so I would try to simplify as much as possible.</w:t>
      </w:r>
    </w:p>
  </w:comment>
  <w:comment w:id="11" w:author="Eleanor Marie Richard" w:date="2024-04-14T20:24:00Z" w:initials="ER">
    <w:p w14:paraId="1C604828" w14:textId="77777777" w:rsidR="00B378B7" w:rsidRDefault="00B378B7" w:rsidP="00B378B7">
      <w:pPr>
        <w:pStyle w:val="CommentText"/>
      </w:pPr>
      <w:r>
        <w:rPr>
          <w:rStyle w:val="CommentReference"/>
        </w:rPr>
        <w:annotationRef/>
      </w:r>
      <w:r>
        <w:t>I kept this part as it is because we see the fourfold symmetry everywhere, not only at 1.4 THz, though it is the most clear at 1.4 THz because of this additional feature. (if you were to make a figure like fig 7b at any another frequency in fig 7a, you would see the same fourfold pattern. It just looks best at 1.4 because this dip makes the contrast larger.</w:t>
      </w:r>
    </w:p>
  </w:comment>
  <w:comment w:id="12" w:author="Kozlowski, Patryk T." w:date="2024-04-07T10:49:00Z" w:initials="PK">
    <w:p w14:paraId="0648D55F" w14:textId="3912071A" w:rsidR="00F879C2" w:rsidRDefault="00F879C2" w:rsidP="00F879C2">
      <w:r>
        <w:rPr>
          <w:rStyle w:val="CommentReference"/>
        </w:rPr>
        <w:annotationRef/>
      </w:r>
      <w:r>
        <w:rPr>
          <w:color w:val="000000"/>
          <w:sz w:val="20"/>
          <w:szCs w:val="20"/>
        </w:rPr>
        <w:t>I will try to look at this par In our fino check; I am not sure if I am understanding what you want to communicate exactly, but I think visually introducing the concept of excitons is good</w:t>
      </w:r>
    </w:p>
  </w:comment>
  <w:comment w:id="13" w:author="Kozlowski, Patryk T." w:date="2024-04-15T09:15:00Z" w:initials="PK">
    <w:p w14:paraId="4043B601" w14:textId="77777777" w:rsidR="009716D3" w:rsidRDefault="009716D3" w:rsidP="009716D3">
      <w:r>
        <w:rPr>
          <w:rStyle w:val="CommentReference"/>
        </w:rPr>
        <w:annotationRef/>
      </w:r>
      <w:r>
        <w:rPr>
          <w:color w:val="000000"/>
          <w:sz w:val="20"/>
          <w:szCs w:val="20"/>
        </w:rPr>
        <w:t>maybe I am wrong, but shouldn’t the unbound state be fig. 9a i.e. when the electron-hole pair no longer exists</w:t>
      </w:r>
    </w:p>
  </w:comment>
  <w:comment w:id="16" w:author="Eleanor Richard" w:date="2024-04-06T12:55:00Z" w:initials="ER">
    <w:p w14:paraId="6781D878" w14:textId="0ED4859C" w:rsidR="00023760" w:rsidRDefault="000C6394" w:rsidP="00023760">
      <w:pPr>
        <w:pStyle w:val="CommentText"/>
      </w:pPr>
      <w:r>
        <w:rPr>
          <w:rStyle w:val="CommentReference"/>
        </w:rPr>
        <w:annotationRef/>
      </w:r>
      <w:r w:rsidR="00023760">
        <w:t>The first two parts are the same as the photodoping figure. Do you think this is okay or should I only include the last part with the oval encompassing the e- and h+ and state that this can be a result of photo-doping?</w:t>
      </w:r>
    </w:p>
  </w:comment>
  <w:comment w:id="17" w:author="Kozlowski, Patryk T." w:date="2024-04-07T10:43:00Z" w:initials="PK">
    <w:p w14:paraId="20C0533E" w14:textId="77777777" w:rsidR="00C32DDB" w:rsidRDefault="00C32DDB" w:rsidP="00C32DDB">
      <w:r>
        <w:rPr>
          <w:rStyle w:val="CommentReference"/>
        </w:rPr>
        <w:annotationRef/>
      </w:r>
      <w:r>
        <w:rPr>
          <w:color w:val="000000"/>
          <w:sz w:val="20"/>
          <w:szCs w:val="20"/>
        </w:rPr>
        <w:t>Leave the figure as is, but get red of the plank space on the left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1D727" w15:done="1"/>
  <w15:commentEx w15:paraId="1EBE6314" w15:paraIdParent="0161D727" w15:done="1"/>
  <w15:commentEx w15:paraId="08A0CF36" w15:paraIdParent="0161D727" w15:done="1"/>
  <w15:commentEx w15:paraId="5AEA9925" w15:paraIdParent="0161D727" w15:done="1"/>
  <w15:commentEx w15:paraId="4A00BB09" w15:done="1"/>
  <w15:commentEx w15:paraId="1A6BAF43" w15:done="0"/>
  <w15:commentEx w15:paraId="603EE3FF" w15:paraIdParent="1A6BAF43" w15:done="0"/>
  <w15:commentEx w15:paraId="616771B1" w15:paraIdParent="1A6BAF43" w15:done="0"/>
  <w15:commentEx w15:paraId="709D0FC5" w15:done="1"/>
  <w15:commentEx w15:paraId="1C604828" w15:done="0"/>
  <w15:commentEx w15:paraId="0648D55F" w15:done="1"/>
  <w15:commentEx w15:paraId="4043B601" w15:done="0"/>
  <w15:commentEx w15:paraId="6781D878" w15:done="1"/>
  <w15:commentEx w15:paraId="20C0533E" w15:paraIdParent="6781D87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1C6FC85" w16cex:dateUtc="2024-04-06T15:24:00Z"/>
  <w16cex:commentExtensible w16cex:durableId="00BF7226" w16cex:dateUtc="2024-04-06T15:25:00Z"/>
  <w16cex:commentExtensible w16cex:durableId="08CED663" w16cex:dateUtc="2024-04-07T16:39:00Z"/>
  <w16cex:commentExtensible w16cex:durableId="3D003B86" w16cex:dateUtc="2024-04-07T16:54:00Z"/>
  <w16cex:commentExtensible w16cex:durableId="71B6BF6F" w16cex:dateUtc="2024-04-07T16:41:00Z"/>
  <w16cex:commentExtensible w16cex:durableId="4D1FCC7D" w16cex:dateUtc="2024-04-07T16:59:00Z"/>
  <w16cex:commentExtensible w16cex:durableId="7ED8D8CE" w16cex:dateUtc="2024-04-07T17:01:00Z"/>
  <w16cex:commentExtensible w16cex:durableId="18627B6E" w16cex:dateUtc="2024-04-15T01:10:00Z"/>
  <w16cex:commentExtensible w16cex:durableId="47592DD9" w16cex:dateUtc="2024-04-07T17:06:00Z"/>
  <w16cex:commentExtensible w16cex:durableId="4A438128" w16cex:dateUtc="2024-04-15T00:24:00Z">
    <w16cex:extLst>
      <w16:ext w16:uri="{CE6994B0-6A32-4C9F-8C6B-6E91EDA988CE}">
        <cr:reactions xmlns:cr="http://schemas.microsoft.com/office/comments/2020/reactions">
          <cr:reaction reactionType="1">
            <cr:reactionInfo dateUtc="2024-04-15T16:07:01Z">
              <cr:user userId="S::pkozlows@caltech.edu::c0b79f70-7d09-402e-8e39-11ad979e8849" userProvider="AD" userName="Kozlowski, Patryk T."/>
            </cr:reactionInfo>
          </cr:reaction>
        </cr:reactions>
      </w16:ext>
    </w16cex:extLst>
  </w16cex:commentExtensible>
  <w16cex:commentExtensible w16cex:durableId="3906C2FD" w16cex:dateUtc="2024-04-07T17:49:00Z"/>
  <w16cex:commentExtensible w16cex:durableId="55153577" w16cex:dateUtc="2024-04-15T16:15:00Z"/>
  <w16cex:commentExtensible w16cex:durableId="2F100944" w16cex:dateUtc="2024-04-06T16:55:00Z"/>
  <w16cex:commentExtensible w16cex:durableId="3EF2C2A1" w16cex:dateUtc="2024-04-07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1D727" w16cid:durableId="71C6FC85"/>
  <w16cid:commentId w16cid:paraId="1EBE6314" w16cid:durableId="00BF7226"/>
  <w16cid:commentId w16cid:paraId="08A0CF36" w16cid:durableId="08CED663"/>
  <w16cid:commentId w16cid:paraId="5AEA9925" w16cid:durableId="3D003B86"/>
  <w16cid:commentId w16cid:paraId="4A00BB09" w16cid:durableId="71B6BF6F"/>
  <w16cid:commentId w16cid:paraId="1A6BAF43" w16cid:durableId="4D1FCC7D"/>
  <w16cid:commentId w16cid:paraId="603EE3FF" w16cid:durableId="7ED8D8CE"/>
  <w16cid:commentId w16cid:paraId="616771B1" w16cid:durableId="18627B6E"/>
  <w16cid:commentId w16cid:paraId="709D0FC5" w16cid:durableId="47592DD9"/>
  <w16cid:commentId w16cid:paraId="1C604828" w16cid:durableId="4A438128"/>
  <w16cid:commentId w16cid:paraId="0648D55F" w16cid:durableId="3906C2FD"/>
  <w16cid:commentId w16cid:paraId="4043B601" w16cid:durableId="55153577"/>
  <w16cid:commentId w16cid:paraId="6781D878" w16cid:durableId="2F100944"/>
  <w16cid:commentId w16cid:paraId="20C0533E" w16cid:durableId="3EF2C2A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04E70"/>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8F7ADF"/>
    <w:multiLevelType w:val="multilevel"/>
    <w:tmpl w:val="338C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D36B1"/>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010660">
    <w:abstractNumId w:val="1"/>
    <w:lvlOverride w:ilvl="0">
      <w:lvl w:ilvl="0">
        <w:numFmt w:val="lowerLetter"/>
        <w:lvlText w:val="%1."/>
        <w:lvlJc w:val="left"/>
      </w:lvl>
    </w:lvlOverride>
  </w:num>
  <w:num w:numId="2" w16cid:durableId="2113552442">
    <w:abstractNumId w:val="2"/>
  </w:num>
  <w:num w:numId="3" w16cid:durableId="14661175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zlowski, Patryk T.">
    <w15:presenceInfo w15:providerId="AD" w15:userId="S::pkozlows@caltech.edu::c0b79f70-7d09-402e-8e39-11ad979e8849"/>
  </w15:person>
  <w15:person w15:author="Eleanor Richard">
    <w15:presenceInfo w15:providerId="Windows Live" w15:userId="4ac90f16b666ae22"/>
  </w15:person>
  <w15:person w15:author="Eleanor Marie Richard">
    <w15:presenceInfo w15:providerId="AD" w15:userId="S::emr239@cornell.edu::33056d3c-f43c-425b-ae12-7b1009b83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0"/>
    <w:rsid w:val="00000AB7"/>
    <w:rsid w:val="000052E4"/>
    <w:rsid w:val="00012373"/>
    <w:rsid w:val="00023068"/>
    <w:rsid w:val="00023760"/>
    <w:rsid w:val="00026927"/>
    <w:rsid w:val="00026EBE"/>
    <w:rsid w:val="00054C66"/>
    <w:rsid w:val="00054E91"/>
    <w:rsid w:val="00075323"/>
    <w:rsid w:val="00094C26"/>
    <w:rsid w:val="00095564"/>
    <w:rsid w:val="00095C65"/>
    <w:rsid w:val="000A2047"/>
    <w:rsid w:val="000A59AE"/>
    <w:rsid w:val="000A7E79"/>
    <w:rsid w:val="000B4FF9"/>
    <w:rsid w:val="000B587B"/>
    <w:rsid w:val="000B6200"/>
    <w:rsid w:val="000C6394"/>
    <w:rsid w:val="000D1E64"/>
    <w:rsid w:val="000D3ADB"/>
    <w:rsid w:val="000D5367"/>
    <w:rsid w:val="000D6A4C"/>
    <w:rsid w:val="000F3D6F"/>
    <w:rsid w:val="00101C40"/>
    <w:rsid w:val="00116DD2"/>
    <w:rsid w:val="00130C0D"/>
    <w:rsid w:val="001310EC"/>
    <w:rsid w:val="001313B0"/>
    <w:rsid w:val="0014575C"/>
    <w:rsid w:val="001517F3"/>
    <w:rsid w:val="00152A7D"/>
    <w:rsid w:val="00160A83"/>
    <w:rsid w:val="00164033"/>
    <w:rsid w:val="001660BF"/>
    <w:rsid w:val="00171434"/>
    <w:rsid w:val="00174313"/>
    <w:rsid w:val="001820DD"/>
    <w:rsid w:val="001A0C49"/>
    <w:rsid w:val="001A5A9D"/>
    <w:rsid w:val="001A5D1F"/>
    <w:rsid w:val="001B0219"/>
    <w:rsid w:val="001B220F"/>
    <w:rsid w:val="001B38D5"/>
    <w:rsid w:val="001C1E50"/>
    <w:rsid w:val="001C632C"/>
    <w:rsid w:val="001C720F"/>
    <w:rsid w:val="001D1A53"/>
    <w:rsid w:val="001D3692"/>
    <w:rsid w:val="001D4FB6"/>
    <w:rsid w:val="001D6AD1"/>
    <w:rsid w:val="001E5F89"/>
    <w:rsid w:val="001E6E5D"/>
    <w:rsid w:val="001F2D03"/>
    <w:rsid w:val="001F31CD"/>
    <w:rsid w:val="00200804"/>
    <w:rsid w:val="002016B8"/>
    <w:rsid w:val="002042BA"/>
    <w:rsid w:val="002073B1"/>
    <w:rsid w:val="00210392"/>
    <w:rsid w:val="00210AAA"/>
    <w:rsid w:val="002304D0"/>
    <w:rsid w:val="0023485E"/>
    <w:rsid w:val="0024775D"/>
    <w:rsid w:val="00251B48"/>
    <w:rsid w:val="00252795"/>
    <w:rsid w:val="002601DF"/>
    <w:rsid w:val="00265D7C"/>
    <w:rsid w:val="00281CA9"/>
    <w:rsid w:val="00281CD8"/>
    <w:rsid w:val="002A5EE8"/>
    <w:rsid w:val="002C2EBB"/>
    <w:rsid w:val="002C5911"/>
    <w:rsid w:val="00303173"/>
    <w:rsid w:val="003326EF"/>
    <w:rsid w:val="00345584"/>
    <w:rsid w:val="003507E4"/>
    <w:rsid w:val="00356AEB"/>
    <w:rsid w:val="0036482E"/>
    <w:rsid w:val="00364D37"/>
    <w:rsid w:val="00364D5D"/>
    <w:rsid w:val="00391223"/>
    <w:rsid w:val="00394634"/>
    <w:rsid w:val="003A7317"/>
    <w:rsid w:val="003B0F28"/>
    <w:rsid w:val="003C4533"/>
    <w:rsid w:val="003C4A10"/>
    <w:rsid w:val="003C7C9C"/>
    <w:rsid w:val="003E0420"/>
    <w:rsid w:val="003E1163"/>
    <w:rsid w:val="003F457D"/>
    <w:rsid w:val="003F6BBD"/>
    <w:rsid w:val="003F7641"/>
    <w:rsid w:val="004000C3"/>
    <w:rsid w:val="0040158E"/>
    <w:rsid w:val="00401B64"/>
    <w:rsid w:val="00403DE4"/>
    <w:rsid w:val="00404A88"/>
    <w:rsid w:val="004110B2"/>
    <w:rsid w:val="004121B7"/>
    <w:rsid w:val="00423878"/>
    <w:rsid w:val="004255F0"/>
    <w:rsid w:val="0043293C"/>
    <w:rsid w:val="00442CE5"/>
    <w:rsid w:val="00446413"/>
    <w:rsid w:val="00451D18"/>
    <w:rsid w:val="004532FF"/>
    <w:rsid w:val="004746E0"/>
    <w:rsid w:val="00475024"/>
    <w:rsid w:val="00480B27"/>
    <w:rsid w:val="00482983"/>
    <w:rsid w:val="004B03A8"/>
    <w:rsid w:val="004B36FA"/>
    <w:rsid w:val="004D3373"/>
    <w:rsid w:val="004E1BD7"/>
    <w:rsid w:val="004E49D4"/>
    <w:rsid w:val="004E563C"/>
    <w:rsid w:val="004F0906"/>
    <w:rsid w:val="00501D76"/>
    <w:rsid w:val="0050422E"/>
    <w:rsid w:val="0051098D"/>
    <w:rsid w:val="00524929"/>
    <w:rsid w:val="005267CA"/>
    <w:rsid w:val="0053114A"/>
    <w:rsid w:val="00541F03"/>
    <w:rsid w:val="00545440"/>
    <w:rsid w:val="00553E42"/>
    <w:rsid w:val="00554953"/>
    <w:rsid w:val="005560E6"/>
    <w:rsid w:val="005600FF"/>
    <w:rsid w:val="00562A85"/>
    <w:rsid w:val="0056482E"/>
    <w:rsid w:val="00564B0A"/>
    <w:rsid w:val="00574B8C"/>
    <w:rsid w:val="00576BD2"/>
    <w:rsid w:val="00577B22"/>
    <w:rsid w:val="00580723"/>
    <w:rsid w:val="00583803"/>
    <w:rsid w:val="00584B01"/>
    <w:rsid w:val="0058613A"/>
    <w:rsid w:val="00594EF9"/>
    <w:rsid w:val="005B157F"/>
    <w:rsid w:val="005B2F05"/>
    <w:rsid w:val="005B5EEE"/>
    <w:rsid w:val="005B6356"/>
    <w:rsid w:val="005B6DC4"/>
    <w:rsid w:val="005B7A6E"/>
    <w:rsid w:val="005C6903"/>
    <w:rsid w:val="005D6906"/>
    <w:rsid w:val="00603F14"/>
    <w:rsid w:val="00610AE0"/>
    <w:rsid w:val="00611201"/>
    <w:rsid w:val="00612FBC"/>
    <w:rsid w:val="0061486A"/>
    <w:rsid w:val="00620B9D"/>
    <w:rsid w:val="00621421"/>
    <w:rsid w:val="006220C8"/>
    <w:rsid w:val="00631310"/>
    <w:rsid w:val="00636BB0"/>
    <w:rsid w:val="006416A7"/>
    <w:rsid w:val="006431DD"/>
    <w:rsid w:val="006434FA"/>
    <w:rsid w:val="00650D47"/>
    <w:rsid w:val="006621D6"/>
    <w:rsid w:val="00662A7D"/>
    <w:rsid w:val="00665462"/>
    <w:rsid w:val="00676F31"/>
    <w:rsid w:val="00685996"/>
    <w:rsid w:val="00694B05"/>
    <w:rsid w:val="00695BC4"/>
    <w:rsid w:val="006972D3"/>
    <w:rsid w:val="006A0374"/>
    <w:rsid w:val="006A2400"/>
    <w:rsid w:val="006A65FE"/>
    <w:rsid w:val="006B5B8D"/>
    <w:rsid w:val="006C3932"/>
    <w:rsid w:val="006C525D"/>
    <w:rsid w:val="006C7066"/>
    <w:rsid w:val="006E44D6"/>
    <w:rsid w:val="006E4CFC"/>
    <w:rsid w:val="006E61DE"/>
    <w:rsid w:val="006E6B99"/>
    <w:rsid w:val="006F0EA5"/>
    <w:rsid w:val="006F1A99"/>
    <w:rsid w:val="00703AE3"/>
    <w:rsid w:val="007127EE"/>
    <w:rsid w:val="00712A0B"/>
    <w:rsid w:val="0071429B"/>
    <w:rsid w:val="007144EA"/>
    <w:rsid w:val="00721708"/>
    <w:rsid w:val="007248F2"/>
    <w:rsid w:val="00750E01"/>
    <w:rsid w:val="00753354"/>
    <w:rsid w:val="00766526"/>
    <w:rsid w:val="00767E8C"/>
    <w:rsid w:val="007712F4"/>
    <w:rsid w:val="00772346"/>
    <w:rsid w:val="00774938"/>
    <w:rsid w:val="00781E4D"/>
    <w:rsid w:val="007830B1"/>
    <w:rsid w:val="00783A10"/>
    <w:rsid w:val="0078714B"/>
    <w:rsid w:val="007B0891"/>
    <w:rsid w:val="007B1CD4"/>
    <w:rsid w:val="007B5D52"/>
    <w:rsid w:val="007D36AB"/>
    <w:rsid w:val="007E1745"/>
    <w:rsid w:val="007E20F5"/>
    <w:rsid w:val="007F30AE"/>
    <w:rsid w:val="007F3F91"/>
    <w:rsid w:val="0080721C"/>
    <w:rsid w:val="00821F74"/>
    <w:rsid w:val="00823045"/>
    <w:rsid w:val="00860183"/>
    <w:rsid w:val="00873943"/>
    <w:rsid w:val="00873E95"/>
    <w:rsid w:val="00882836"/>
    <w:rsid w:val="008964A9"/>
    <w:rsid w:val="008A5C42"/>
    <w:rsid w:val="008A7011"/>
    <w:rsid w:val="008B2101"/>
    <w:rsid w:val="008B4ED7"/>
    <w:rsid w:val="008C641C"/>
    <w:rsid w:val="008D4E2E"/>
    <w:rsid w:val="008E6E27"/>
    <w:rsid w:val="008F01AD"/>
    <w:rsid w:val="008F49BA"/>
    <w:rsid w:val="00905919"/>
    <w:rsid w:val="00906B96"/>
    <w:rsid w:val="009142A7"/>
    <w:rsid w:val="0092302D"/>
    <w:rsid w:val="00924133"/>
    <w:rsid w:val="00927DF4"/>
    <w:rsid w:val="009348A1"/>
    <w:rsid w:val="00946ECF"/>
    <w:rsid w:val="00953CB5"/>
    <w:rsid w:val="0096396E"/>
    <w:rsid w:val="00970DDF"/>
    <w:rsid w:val="009716D3"/>
    <w:rsid w:val="00980F0A"/>
    <w:rsid w:val="0099498F"/>
    <w:rsid w:val="00994C13"/>
    <w:rsid w:val="009A19BC"/>
    <w:rsid w:val="009A3579"/>
    <w:rsid w:val="009A5E6B"/>
    <w:rsid w:val="009C0534"/>
    <w:rsid w:val="009C7977"/>
    <w:rsid w:val="009C7BED"/>
    <w:rsid w:val="009E06C0"/>
    <w:rsid w:val="009E42DA"/>
    <w:rsid w:val="009E45F8"/>
    <w:rsid w:val="009F15A1"/>
    <w:rsid w:val="00A251BE"/>
    <w:rsid w:val="00A27042"/>
    <w:rsid w:val="00A3003A"/>
    <w:rsid w:val="00A308E4"/>
    <w:rsid w:val="00A51444"/>
    <w:rsid w:val="00A53C8E"/>
    <w:rsid w:val="00A53F47"/>
    <w:rsid w:val="00A541BF"/>
    <w:rsid w:val="00A54486"/>
    <w:rsid w:val="00A6744C"/>
    <w:rsid w:val="00A76F4A"/>
    <w:rsid w:val="00A8342E"/>
    <w:rsid w:val="00A8474E"/>
    <w:rsid w:val="00AA31B9"/>
    <w:rsid w:val="00AA4744"/>
    <w:rsid w:val="00AB08CB"/>
    <w:rsid w:val="00AB4C5D"/>
    <w:rsid w:val="00AB79EF"/>
    <w:rsid w:val="00AC2039"/>
    <w:rsid w:val="00AC5970"/>
    <w:rsid w:val="00AD6055"/>
    <w:rsid w:val="00AE5B80"/>
    <w:rsid w:val="00B16DEC"/>
    <w:rsid w:val="00B176EA"/>
    <w:rsid w:val="00B22BAC"/>
    <w:rsid w:val="00B32310"/>
    <w:rsid w:val="00B34BAA"/>
    <w:rsid w:val="00B378B7"/>
    <w:rsid w:val="00B40CF9"/>
    <w:rsid w:val="00B40DD6"/>
    <w:rsid w:val="00B45480"/>
    <w:rsid w:val="00B519B2"/>
    <w:rsid w:val="00B5239F"/>
    <w:rsid w:val="00B55EC0"/>
    <w:rsid w:val="00B6226F"/>
    <w:rsid w:val="00B64C25"/>
    <w:rsid w:val="00B67682"/>
    <w:rsid w:val="00B722D2"/>
    <w:rsid w:val="00B752F5"/>
    <w:rsid w:val="00B75850"/>
    <w:rsid w:val="00B84295"/>
    <w:rsid w:val="00B84A9B"/>
    <w:rsid w:val="00B96E57"/>
    <w:rsid w:val="00BA0D94"/>
    <w:rsid w:val="00BA14FD"/>
    <w:rsid w:val="00BA3D6B"/>
    <w:rsid w:val="00BA43DD"/>
    <w:rsid w:val="00BB2E9C"/>
    <w:rsid w:val="00BB5B1F"/>
    <w:rsid w:val="00BB7792"/>
    <w:rsid w:val="00BD139C"/>
    <w:rsid w:val="00BD4D1B"/>
    <w:rsid w:val="00BD5AF5"/>
    <w:rsid w:val="00BE649F"/>
    <w:rsid w:val="00BE6681"/>
    <w:rsid w:val="00C028CF"/>
    <w:rsid w:val="00C040B7"/>
    <w:rsid w:val="00C22828"/>
    <w:rsid w:val="00C22A5D"/>
    <w:rsid w:val="00C24284"/>
    <w:rsid w:val="00C25BE1"/>
    <w:rsid w:val="00C32660"/>
    <w:rsid w:val="00C32DDB"/>
    <w:rsid w:val="00C42D3A"/>
    <w:rsid w:val="00C60E41"/>
    <w:rsid w:val="00C70281"/>
    <w:rsid w:val="00C7062D"/>
    <w:rsid w:val="00C724DD"/>
    <w:rsid w:val="00C72808"/>
    <w:rsid w:val="00C72E20"/>
    <w:rsid w:val="00C91EF0"/>
    <w:rsid w:val="00C978B5"/>
    <w:rsid w:val="00CA1EDF"/>
    <w:rsid w:val="00CC005D"/>
    <w:rsid w:val="00CD2F7E"/>
    <w:rsid w:val="00CE1B21"/>
    <w:rsid w:val="00CE621C"/>
    <w:rsid w:val="00CE6BD1"/>
    <w:rsid w:val="00CF3C7E"/>
    <w:rsid w:val="00CF4BF7"/>
    <w:rsid w:val="00D1163B"/>
    <w:rsid w:val="00D12CD7"/>
    <w:rsid w:val="00D224E1"/>
    <w:rsid w:val="00D262F7"/>
    <w:rsid w:val="00D3014F"/>
    <w:rsid w:val="00D31A41"/>
    <w:rsid w:val="00D34BCC"/>
    <w:rsid w:val="00D350C8"/>
    <w:rsid w:val="00D464BE"/>
    <w:rsid w:val="00D51F04"/>
    <w:rsid w:val="00D627F1"/>
    <w:rsid w:val="00D73BB3"/>
    <w:rsid w:val="00D750BF"/>
    <w:rsid w:val="00D762B9"/>
    <w:rsid w:val="00D77E11"/>
    <w:rsid w:val="00D81BC0"/>
    <w:rsid w:val="00D91269"/>
    <w:rsid w:val="00D91417"/>
    <w:rsid w:val="00DA4B18"/>
    <w:rsid w:val="00DA7D4D"/>
    <w:rsid w:val="00DB2143"/>
    <w:rsid w:val="00DB5B99"/>
    <w:rsid w:val="00DB7C08"/>
    <w:rsid w:val="00DC15FD"/>
    <w:rsid w:val="00DC337D"/>
    <w:rsid w:val="00DC6A47"/>
    <w:rsid w:val="00DD2E2C"/>
    <w:rsid w:val="00DE12E5"/>
    <w:rsid w:val="00DE1854"/>
    <w:rsid w:val="00E046DA"/>
    <w:rsid w:val="00E04C4F"/>
    <w:rsid w:val="00E0545B"/>
    <w:rsid w:val="00E07513"/>
    <w:rsid w:val="00E07650"/>
    <w:rsid w:val="00E105BD"/>
    <w:rsid w:val="00E10668"/>
    <w:rsid w:val="00E11574"/>
    <w:rsid w:val="00E1439C"/>
    <w:rsid w:val="00E14A1B"/>
    <w:rsid w:val="00E2006E"/>
    <w:rsid w:val="00E21FB5"/>
    <w:rsid w:val="00E3017E"/>
    <w:rsid w:val="00E33A29"/>
    <w:rsid w:val="00E360FA"/>
    <w:rsid w:val="00E477A9"/>
    <w:rsid w:val="00E51F6B"/>
    <w:rsid w:val="00E53EF7"/>
    <w:rsid w:val="00E56C6A"/>
    <w:rsid w:val="00E67329"/>
    <w:rsid w:val="00E812FA"/>
    <w:rsid w:val="00E90A8D"/>
    <w:rsid w:val="00E92CC4"/>
    <w:rsid w:val="00E94C82"/>
    <w:rsid w:val="00E9559B"/>
    <w:rsid w:val="00E97C54"/>
    <w:rsid w:val="00EA3BB8"/>
    <w:rsid w:val="00EA3C3B"/>
    <w:rsid w:val="00ED0D8C"/>
    <w:rsid w:val="00ED6305"/>
    <w:rsid w:val="00EE01EB"/>
    <w:rsid w:val="00EE5E2C"/>
    <w:rsid w:val="00EF70C3"/>
    <w:rsid w:val="00F04DE4"/>
    <w:rsid w:val="00F12955"/>
    <w:rsid w:val="00F16630"/>
    <w:rsid w:val="00F2118F"/>
    <w:rsid w:val="00F23D19"/>
    <w:rsid w:val="00F25856"/>
    <w:rsid w:val="00F273CF"/>
    <w:rsid w:val="00F42099"/>
    <w:rsid w:val="00F466FD"/>
    <w:rsid w:val="00F46FF9"/>
    <w:rsid w:val="00F721CB"/>
    <w:rsid w:val="00F7400D"/>
    <w:rsid w:val="00F879C2"/>
    <w:rsid w:val="00FC1036"/>
    <w:rsid w:val="00FC1EEA"/>
    <w:rsid w:val="00FC2719"/>
    <w:rsid w:val="00FD1FAE"/>
    <w:rsid w:val="00FD2801"/>
    <w:rsid w:val="00FD289D"/>
    <w:rsid w:val="00FD51FE"/>
    <w:rsid w:val="00FD6B3F"/>
    <w:rsid w:val="00FE21C8"/>
    <w:rsid w:val="00FF123D"/>
    <w:rsid w:val="00FF1723"/>
    <w:rsid w:val="00FF24D2"/>
    <w:rsid w:val="00FF6715"/>
    <w:rsid w:val="00F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BA41"/>
  <w15:chartTrackingRefBased/>
  <w15:docId w15:val="{AD92FF01-5378-4156-8820-FDBDF86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66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7665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1E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10EC"/>
    <w:rPr>
      <w:color w:val="808080"/>
    </w:rPr>
  </w:style>
  <w:style w:type="paragraph" w:styleId="Revision">
    <w:name w:val="Revision"/>
    <w:hidden/>
    <w:uiPriority w:val="99"/>
    <w:semiHidden/>
    <w:rsid w:val="003F457D"/>
    <w:pPr>
      <w:spacing w:after="0" w:line="240" w:lineRule="auto"/>
    </w:pPr>
  </w:style>
  <w:style w:type="character" w:styleId="CommentReference">
    <w:name w:val="annotation reference"/>
    <w:basedOn w:val="DefaultParagraphFont"/>
    <w:uiPriority w:val="99"/>
    <w:semiHidden/>
    <w:unhideWhenUsed/>
    <w:rsid w:val="003F457D"/>
    <w:rPr>
      <w:sz w:val="16"/>
      <w:szCs w:val="16"/>
    </w:rPr>
  </w:style>
  <w:style w:type="paragraph" w:styleId="CommentText">
    <w:name w:val="annotation text"/>
    <w:basedOn w:val="Normal"/>
    <w:link w:val="CommentTextChar"/>
    <w:uiPriority w:val="99"/>
    <w:unhideWhenUsed/>
    <w:rsid w:val="003F457D"/>
    <w:pPr>
      <w:spacing w:line="240" w:lineRule="auto"/>
    </w:pPr>
    <w:rPr>
      <w:sz w:val="20"/>
      <w:szCs w:val="20"/>
    </w:rPr>
  </w:style>
  <w:style w:type="character" w:customStyle="1" w:styleId="CommentTextChar">
    <w:name w:val="Comment Text Char"/>
    <w:basedOn w:val="DefaultParagraphFont"/>
    <w:link w:val="CommentText"/>
    <w:uiPriority w:val="99"/>
    <w:rsid w:val="003F457D"/>
    <w:rPr>
      <w:sz w:val="20"/>
      <w:szCs w:val="20"/>
    </w:rPr>
  </w:style>
  <w:style w:type="paragraph" w:styleId="CommentSubject">
    <w:name w:val="annotation subject"/>
    <w:basedOn w:val="CommentText"/>
    <w:next w:val="CommentText"/>
    <w:link w:val="CommentSubjectChar"/>
    <w:uiPriority w:val="99"/>
    <w:semiHidden/>
    <w:unhideWhenUsed/>
    <w:rsid w:val="003F457D"/>
    <w:rPr>
      <w:b/>
      <w:bCs/>
    </w:rPr>
  </w:style>
  <w:style w:type="character" w:customStyle="1" w:styleId="CommentSubjectChar">
    <w:name w:val="Comment Subject Char"/>
    <w:basedOn w:val="CommentTextChar"/>
    <w:link w:val="CommentSubject"/>
    <w:uiPriority w:val="99"/>
    <w:semiHidden/>
    <w:rsid w:val="003F457D"/>
    <w:rPr>
      <w:b/>
      <w:bCs/>
      <w:sz w:val="20"/>
      <w:szCs w:val="20"/>
    </w:rPr>
  </w:style>
  <w:style w:type="paragraph" w:styleId="ListParagraph">
    <w:name w:val="List Paragraph"/>
    <w:basedOn w:val="Normal"/>
    <w:uiPriority w:val="34"/>
    <w:qFormat/>
    <w:rsid w:val="00620B9D"/>
    <w:pPr>
      <w:ind w:left="720"/>
      <w:contextualSpacing/>
    </w:pPr>
  </w:style>
  <w:style w:type="character" w:customStyle="1" w:styleId="Heading5Char">
    <w:name w:val="Heading 5 Char"/>
    <w:basedOn w:val="DefaultParagraphFont"/>
    <w:link w:val="Heading5"/>
    <w:uiPriority w:val="9"/>
    <w:rsid w:val="00766526"/>
    <w:rPr>
      <w:rFonts w:ascii="Times New Roman" w:eastAsia="Times New Roman" w:hAnsi="Times New Roman" w:cs="Times New Roman"/>
      <w:b/>
      <w:bCs/>
      <w:kern w:val="0"/>
      <w:sz w:val="20"/>
      <w:szCs w:val="20"/>
      <w14:ligatures w14:val="none"/>
    </w:rPr>
  </w:style>
  <w:style w:type="character" w:customStyle="1" w:styleId="Heading3Char">
    <w:name w:val="Heading 3 Char"/>
    <w:basedOn w:val="DefaultParagraphFont"/>
    <w:link w:val="Heading3"/>
    <w:uiPriority w:val="9"/>
    <w:semiHidden/>
    <w:rsid w:val="00766526"/>
    <w:rPr>
      <w:rFonts w:asciiTheme="majorHAnsi" w:eastAsiaTheme="majorEastAsia" w:hAnsiTheme="majorHAnsi" w:cstheme="majorBidi"/>
      <w:color w:val="1F3763" w:themeColor="accent1" w:themeShade="7F"/>
      <w:sz w:val="24"/>
      <w:szCs w:val="24"/>
    </w:rPr>
  </w:style>
  <w:style w:type="character" w:customStyle="1" w:styleId="mjx-char">
    <w:name w:val="mjx-char"/>
    <w:basedOn w:val="DefaultParagraphFont"/>
    <w:rsid w:val="00766526"/>
  </w:style>
  <w:style w:type="character" w:styleId="Hyperlink">
    <w:name w:val="Hyperlink"/>
    <w:basedOn w:val="DefaultParagraphFont"/>
    <w:uiPriority w:val="99"/>
    <w:unhideWhenUsed/>
    <w:rsid w:val="00BD5AF5"/>
    <w:rPr>
      <w:color w:val="0563C1" w:themeColor="hyperlink"/>
      <w:u w:val="single"/>
    </w:rPr>
  </w:style>
  <w:style w:type="character" w:styleId="UnresolvedMention">
    <w:name w:val="Unresolved Mention"/>
    <w:basedOn w:val="DefaultParagraphFont"/>
    <w:uiPriority w:val="99"/>
    <w:semiHidden/>
    <w:unhideWhenUsed/>
    <w:rsid w:val="00BD5AF5"/>
    <w:rPr>
      <w:color w:val="605E5C"/>
      <w:shd w:val="clear" w:color="auto" w:fill="E1DFDD"/>
    </w:rPr>
  </w:style>
  <w:style w:type="character" w:customStyle="1" w:styleId="al-author-delim">
    <w:name w:val="al-author-delim"/>
    <w:basedOn w:val="DefaultParagraphFont"/>
    <w:rsid w:val="007248F2"/>
  </w:style>
  <w:style w:type="character" w:styleId="Emphasis">
    <w:name w:val="Emphasis"/>
    <w:basedOn w:val="DefaultParagraphFont"/>
    <w:uiPriority w:val="20"/>
    <w:qFormat/>
    <w:rsid w:val="007248F2"/>
    <w:rPr>
      <w:i/>
      <w:iCs/>
    </w:rPr>
  </w:style>
  <w:style w:type="character" w:styleId="FollowedHyperlink">
    <w:name w:val="FollowedHyperlink"/>
    <w:basedOn w:val="DefaultParagraphFont"/>
    <w:uiPriority w:val="99"/>
    <w:semiHidden/>
    <w:unhideWhenUsed/>
    <w:rsid w:val="00364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5753">
      <w:bodyDiv w:val="1"/>
      <w:marLeft w:val="0"/>
      <w:marRight w:val="0"/>
      <w:marTop w:val="0"/>
      <w:marBottom w:val="0"/>
      <w:divBdr>
        <w:top w:val="none" w:sz="0" w:space="0" w:color="auto"/>
        <w:left w:val="none" w:sz="0" w:space="0" w:color="auto"/>
        <w:bottom w:val="none" w:sz="0" w:space="0" w:color="auto"/>
        <w:right w:val="none" w:sz="0" w:space="0" w:color="auto"/>
      </w:divBdr>
    </w:div>
    <w:div w:id="1115366690">
      <w:bodyDiv w:val="1"/>
      <w:marLeft w:val="0"/>
      <w:marRight w:val="0"/>
      <w:marTop w:val="0"/>
      <w:marBottom w:val="0"/>
      <w:divBdr>
        <w:top w:val="none" w:sz="0" w:space="0" w:color="auto"/>
        <w:left w:val="none" w:sz="0" w:space="0" w:color="auto"/>
        <w:bottom w:val="none" w:sz="0" w:space="0" w:color="auto"/>
        <w:right w:val="none" w:sz="0" w:space="0" w:color="auto"/>
      </w:divBdr>
    </w:div>
    <w:div w:id="1608654158">
      <w:bodyDiv w:val="1"/>
      <w:marLeft w:val="0"/>
      <w:marRight w:val="0"/>
      <w:marTop w:val="0"/>
      <w:marBottom w:val="0"/>
      <w:divBdr>
        <w:top w:val="none" w:sz="0" w:space="0" w:color="auto"/>
        <w:left w:val="none" w:sz="0" w:space="0" w:color="auto"/>
        <w:bottom w:val="none" w:sz="0" w:space="0" w:color="auto"/>
        <w:right w:val="none" w:sz="0" w:space="0" w:color="auto"/>
      </w:divBdr>
    </w:div>
    <w:div w:id="185402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ciencedirect.com/science/article/abs/pii/B012369401901157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www.nature.com/articles/s43586-023-00232-z"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ciencedirect.com/science/article/pii/S1369702108701755"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497D-573C-4C95-8C90-954FA728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Pages>
  <Words>2440</Words>
  <Characters>13910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Ariane M</dc:creator>
  <cp:keywords/>
  <dc:description/>
  <cp:lastModifiedBy>Kozlowski, Patryk T.</cp:lastModifiedBy>
  <cp:revision>3</cp:revision>
  <dcterms:created xsi:type="dcterms:W3CDTF">2024-04-15T15:42:00Z</dcterms:created>
  <dcterms:modified xsi:type="dcterms:W3CDTF">2024-04-15T16:17:00Z</dcterms:modified>
</cp:coreProperties>
</file>