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8757E" w14:textId="77777777"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Studying Low-Energy Symmetry Properties of 1D </w:t>
      </w:r>
      <w:proofErr w:type="spellStart"/>
      <w:r w:rsidRPr="001C1E50">
        <w:rPr>
          <w:rFonts w:ascii="Times New Roman" w:eastAsia="Times New Roman" w:hAnsi="Times New Roman" w:cs="Times New Roman"/>
          <w:color w:val="000000"/>
          <w:kern w:val="0"/>
          <w:sz w:val="24"/>
          <w:szCs w:val="24"/>
          <w14:ligatures w14:val="none"/>
        </w:rPr>
        <w:t>Cuprates</w:t>
      </w:r>
      <w:proofErr w:type="spellEnd"/>
      <w:r w:rsidRPr="001C1E50">
        <w:rPr>
          <w:rFonts w:ascii="Times New Roman" w:eastAsia="Times New Roman" w:hAnsi="Times New Roman" w:cs="Times New Roman"/>
          <w:color w:val="000000"/>
          <w:kern w:val="0"/>
          <w:sz w:val="24"/>
          <w:szCs w:val="24"/>
          <w14:ligatures w14:val="none"/>
        </w:rPr>
        <w:t xml:space="preserve"> with Terahertz Spectroscopy</w:t>
      </w:r>
    </w:p>
    <w:p w14:paraId="682ADBC5" w14:textId="52A592E1" w:rsidR="003F457D" w:rsidRDefault="001C1E50" w:rsidP="001C1E50">
      <w:pPr>
        <w:spacing w:after="0" w:line="240" w:lineRule="auto"/>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Eleanor Richard. Yuchen Han. David Hsieh.</w:t>
      </w:r>
    </w:p>
    <w:p w14:paraId="3EFA1206" w14:textId="388AF993" w:rsidR="00054E91" w:rsidRDefault="00054E91" w:rsidP="001C1E50">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Abstract</w:t>
      </w:r>
    </w:p>
    <w:p w14:paraId="3DC45521" w14:textId="45068895" w:rsidR="00054E91" w:rsidRPr="00401B64" w:rsidRDefault="0053114A" w:rsidP="00401B64">
      <w:pPr>
        <w:spacing w:after="0" w:line="240" w:lineRule="auto"/>
        <w:ind w:firstLine="720"/>
        <w:rPr>
          <w:rFonts w:ascii="Times New Roman" w:eastAsia="Times New Roman" w:hAnsi="Times New Roman" w:cs="Times New Roman"/>
          <w:color w:val="000000"/>
          <w:kern w:val="0"/>
          <w:sz w:val="24"/>
          <w:szCs w:val="24"/>
          <w14:ligatures w14:val="none"/>
        </w:rPr>
      </w:pPr>
      <w:proofErr w:type="spellStart"/>
      <w:r w:rsidRPr="00401B64">
        <w:rPr>
          <w:rFonts w:ascii="Times New Roman" w:hAnsi="Times New Roman" w:cs="Times New Roman"/>
          <w:color w:val="000000"/>
          <w:sz w:val="24"/>
          <w:szCs w:val="24"/>
        </w:rPr>
        <w:t>Cuprates</w:t>
      </w:r>
      <w:proofErr w:type="spellEnd"/>
      <w:r w:rsidRPr="00401B64">
        <w:rPr>
          <w:rFonts w:ascii="Times New Roman" w:hAnsi="Times New Roman" w:cs="Times New Roman"/>
          <w:color w:val="000000"/>
          <w:sz w:val="24"/>
          <w:szCs w:val="24"/>
        </w:rPr>
        <w:t xml:space="preserve"> are a class of materials that have generated</w:t>
      </w:r>
      <w:del w:id="0" w:author="Kozlowski, Patryk T." w:date="2024-02-18T10:06:00Z">
        <w:r w:rsidRPr="00401B64" w:rsidDel="00594EF9">
          <w:rPr>
            <w:rFonts w:ascii="Times New Roman" w:hAnsi="Times New Roman" w:cs="Times New Roman"/>
            <w:color w:val="000000"/>
            <w:sz w:val="24"/>
            <w:szCs w:val="24"/>
          </w:rPr>
          <w:delText xml:space="preserve"> a lot of</w:delText>
        </w:r>
      </w:del>
      <w:r w:rsidRPr="00401B64">
        <w:rPr>
          <w:rFonts w:ascii="Times New Roman" w:hAnsi="Times New Roman" w:cs="Times New Roman"/>
          <w:color w:val="000000"/>
          <w:sz w:val="24"/>
          <w:szCs w:val="24"/>
        </w:rPr>
        <w:t xml:space="preserve"> interest for their strongly correlated degrees of freedom, including spin and charge. </w:t>
      </w:r>
      <w:r w:rsidR="00D262F7">
        <w:rPr>
          <w:rFonts w:ascii="Times New Roman" w:hAnsi="Times New Roman" w:cs="Times New Roman"/>
          <w:color w:val="000000"/>
          <w:sz w:val="24"/>
          <w:szCs w:val="24"/>
        </w:rPr>
        <w:t xml:space="preserve">High-temperature superconductivity </w:t>
      </w:r>
      <w:ins w:id="1" w:author="Kozlowski, Patryk T." w:date="2024-02-18T10:07:00Z">
        <w:r w:rsidR="00594EF9">
          <w:rPr>
            <w:rFonts w:ascii="Times New Roman" w:hAnsi="Times New Roman" w:cs="Times New Roman"/>
            <w:color w:val="000000"/>
            <w:sz w:val="24"/>
            <w:szCs w:val="24"/>
          </w:rPr>
          <w:t>is among one interesting quantum phenomenon that arises</w:t>
        </w:r>
      </w:ins>
      <w:del w:id="2" w:author="Kozlowski, Patryk T." w:date="2024-02-18T10:07:00Z">
        <w:r w:rsidR="00D262F7" w:rsidDel="00594EF9">
          <w:rPr>
            <w:rFonts w:ascii="Times New Roman" w:hAnsi="Times New Roman" w:cs="Times New Roman"/>
            <w:color w:val="000000"/>
            <w:sz w:val="24"/>
            <w:szCs w:val="24"/>
          </w:rPr>
          <w:delText>and other interesting quantum phenomena result</w:delText>
        </w:r>
      </w:del>
      <w:r w:rsidR="00D262F7">
        <w:rPr>
          <w:rFonts w:ascii="Times New Roman" w:hAnsi="Times New Roman" w:cs="Times New Roman"/>
          <w:color w:val="000000"/>
          <w:sz w:val="24"/>
          <w:szCs w:val="24"/>
        </w:rPr>
        <w:t xml:space="preserve"> from t</w:t>
      </w:r>
      <w:r w:rsidRPr="00401B64">
        <w:rPr>
          <w:rFonts w:ascii="Times New Roman" w:hAnsi="Times New Roman" w:cs="Times New Roman"/>
          <w:color w:val="000000"/>
          <w:sz w:val="24"/>
          <w:szCs w:val="24"/>
        </w:rPr>
        <w:t>his strong correlation</w:t>
      </w:r>
      <w:r w:rsidR="00D262F7">
        <w:rPr>
          <w:rFonts w:ascii="Times New Roman" w:hAnsi="Times New Roman" w:cs="Times New Roman"/>
          <w:color w:val="000000"/>
          <w:sz w:val="24"/>
          <w:szCs w:val="24"/>
        </w:rPr>
        <w:t xml:space="preserve">. </w:t>
      </w:r>
      <w:r w:rsidRPr="00401B64">
        <w:rPr>
          <w:rFonts w:ascii="Times New Roman" w:hAnsi="Times New Roman" w:cs="Times New Roman"/>
          <w:color w:val="000000"/>
          <w:sz w:val="24"/>
          <w:szCs w:val="24"/>
        </w:rPr>
        <w:t xml:space="preserve">A subset of these materials, called 1D </w:t>
      </w:r>
      <w:proofErr w:type="spellStart"/>
      <w:r w:rsidRPr="00401B64">
        <w:rPr>
          <w:rFonts w:ascii="Times New Roman" w:hAnsi="Times New Roman" w:cs="Times New Roman"/>
          <w:color w:val="000000"/>
          <w:sz w:val="24"/>
          <w:szCs w:val="24"/>
        </w:rPr>
        <w:t>cuprates</w:t>
      </w:r>
      <w:proofErr w:type="spellEnd"/>
      <w:r w:rsidRPr="00401B64">
        <w:rPr>
          <w:rFonts w:ascii="Times New Roman" w:hAnsi="Times New Roman" w:cs="Times New Roman"/>
          <w:color w:val="000000"/>
          <w:sz w:val="24"/>
          <w:szCs w:val="24"/>
        </w:rPr>
        <w:t xml:space="preserve">, have the characteristic Cu-O chain in one direction and provide an important avenue in better </w:t>
      </w:r>
      <w:proofErr w:type="spellStart"/>
      <w:r w:rsidRPr="00401B64">
        <w:rPr>
          <w:rFonts w:ascii="Times New Roman" w:hAnsi="Times New Roman" w:cs="Times New Roman"/>
          <w:color w:val="000000"/>
          <w:sz w:val="24"/>
          <w:szCs w:val="24"/>
        </w:rPr>
        <w:t>understanding</w:t>
      </w:r>
      <w:del w:id="3" w:author="Kozlowski, Patryk T." w:date="2024-02-18T10:08:00Z">
        <w:r w:rsidRPr="00401B64" w:rsidDel="00594EF9">
          <w:rPr>
            <w:rFonts w:ascii="Times New Roman" w:hAnsi="Times New Roman" w:cs="Times New Roman"/>
            <w:color w:val="000000"/>
            <w:sz w:val="24"/>
            <w:szCs w:val="24"/>
          </w:rPr>
          <w:delText xml:space="preserve"> </w:delText>
        </w:r>
      </w:del>
      <w:ins w:id="4" w:author="Kozlowski, Patryk T." w:date="2024-02-18T10:08:00Z">
        <w:r w:rsidR="00594EF9">
          <w:rPr>
            <w:rFonts w:ascii="Times New Roman" w:hAnsi="Times New Roman" w:cs="Times New Roman"/>
            <w:color w:val="000000"/>
            <w:sz w:val="24"/>
            <w:szCs w:val="24"/>
          </w:rPr>
          <w:t>the</w:t>
        </w:r>
        <w:proofErr w:type="spellEnd"/>
        <w:r w:rsidR="00594EF9">
          <w:rPr>
            <w:rFonts w:ascii="Times New Roman" w:hAnsi="Times New Roman" w:cs="Times New Roman"/>
            <w:color w:val="000000"/>
            <w:sz w:val="24"/>
            <w:szCs w:val="24"/>
          </w:rPr>
          <w:t xml:space="preserve"> electronic structure of these materials</w:t>
        </w:r>
      </w:ins>
      <w:del w:id="5" w:author="Kozlowski, Patryk T." w:date="2024-02-18T10:08:00Z">
        <w:r w:rsidRPr="00401B64" w:rsidDel="00594EF9">
          <w:rPr>
            <w:rFonts w:ascii="Times New Roman" w:hAnsi="Times New Roman" w:cs="Times New Roman"/>
            <w:color w:val="000000"/>
            <w:sz w:val="24"/>
            <w:szCs w:val="24"/>
          </w:rPr>
          <w:delText>cuprates and the quantum phenomena that arise</w:delText>
        </w:r>
      </w:del>
      <w:r w:rsidRPr="00401B64">
        <w:rPr>
          <w:rFonts w:ascii="Times New Roman" w:hAnsi="Times New Roman" w:cs="Times New Roman"/>
          <w:color w:val="000000"/>
          <w:sz w:val="24"/>
          <w:szCs w:val="24"/>
        </w:rPr>
        <w:t xml:space="preserve">. We </w:t>
      </w:r>
      <w:proofErr w:type="spellStart"/>
      <w:ins w:id="6" w:author="Kozlowski, Patryk T." w:date="2024-02-18T10:08:00Z">
        <w:r w:rsidR="00594EF9">
          <w:rPr>
            <w:rFonts w:ascii="Times New Roman" w:hAnsi="Times New Roman" w:cs="Times New Roman"/>
            <w:color w:val="000000"/>
            <w:sz w:val="24"/>
            <w:szCs w:val="24"/>
          </w:rPr>
          <w:t>investigated</w:t>
        </w:r>
      </w:ins>
      <w:del w:id="7" w:author="Kozlowski, Patryk T." w:date="2024-02-18T10:08:00Z">
        <w:r w:rsidRPr="00401B64" w:rsidDel="00594EF9">
          <w:rPr>
            <w:rFonts w:ascii="Times New Roman" w:hAnsi="Times New Roman" w:cs="Times New Roman"/>
            <w:color w:val="000000"/>
            <w:sz w:val="24"/>
            <w:szCs w:val="24"/>
          </w:rPr>
          <w:delText xml:space="preserve">are interested in </w:delText>
        </w:r>
      </w:del>
      <w:r w:rsidRPr="00401B64">
        <w:rPr>
          <w:rFonts w:ascii="Times New Roman" w:hAnsi="Times New Roman" w:cs="Times New Roman"/>
          <w:color w:val="000000"/>
          <w:sz w:val="24"/>
          <w:szCs w:val="24"/>
        </w:rPr>
        <w:t>investigating</w:t>
      </w:r>
      <w:proofErr w:type="spellEnd"/>
      <w:r w:rsidRPr="00401B64">
        <w:rPr>
          <w:rFonts w:ascii="Times New Roman" w:hAnsi="Times New Roman" w:cs="Times New Roman"/>
          <w:color w:val="000000"/>
          <w:sz w:val="24"/>
          <w:szCs w:val="24"/>
        </w:rPr>
        <w:t xml:space="preserve"> the properties and dynamics of the 1D </w:t>
      </w:r>
      <w:proofErr w:type="spellStart"/>
      <w:r w:rsidRPr="00401B64">
        <w:rPr>
          <w:rFonts w:ascii="Times New Roman" w:hAnsi="Times New Roman" w:cs="Times New Roman"/>
          <w:color w:val="000000"/>
          <w:sz w:val="24"/>
          <w:szCs w:val="24"/>
        </w:rPr>
        <w:t>cuprate</w:t>
      </w:r>
      <w:proofErr w:type="spellEnd"/>
      <w:r w:rsidRPr="00401B64">
        <w:rPr>
          <w:rFonts w:ascii="Times New Roman" w:hAnsi="Times New Roman" w:cs="Times New Roman"/>
          <w:color w:val="000000"/>
          <w:sz w:val="24"/>
          <w:szCs w:val="24"/>
        </w:rPr>
        <w:t xml:space="preserve"> </w:t>
      </w:r>
      <w:proofErr w:type="spellStart"/>
      <w:r w:rsidRPr="00401B64">
        <w:rPr>
          <w:rFonts w:ascii="Times New Roman" w:hAnsi="Times New Roman" w:cs="Times New Roman"/>
          <w:color w:val="000000"/>
          <w:sz w:val="24"/>
          <w:szCs w:val="24"/>
        </w:rPr>
        <w:t>Sr₂CuO</w:t>
      </w:r>
      <w:proofErr w:type="spellEnd"/>
      <w:r w:rsidRPr="00401B64">
        <w:rPr>
          <w:rFonts w:ascii="Times New Roman" w:hAnsi="Times New Roman" w:cs="Times New Roman"/>
          <w:color w:val="000000"/>
          <w:sz w:val="24"/>
          <w:szCs w:val="24"/>
        </w:rPr>
        <w:t>₃ in the low energy regime to search for nonequilibrium phases. To access this energy scale, we employ</w:t>
      </w:r>
      <w:r w:rsidR="006972D3">
        <w:rPr>
          <w:rFonts w:ascii="Times New Roman" w:hAnsi="Times New Roman" w:cs="Times New Roman"/>
          <w:color w:val="000000"/>
          <w:sz w:val="24"/>
          <w:szCs w:val="24"/>
        </w:rPr>
        <w:t>ed</w:t>
      </w:r>
      <w:r w:rsidRPr="00401B64">
        <w:rPr>
          <w:rFonts w:ascii="Times New Roman" w:hAnsi="Times New Roman" w:cs="Times New Roman"/>
          <w:color w:val="000000"/>
          <w:sz w:val="24"/>
          <w:szCs w:val="24"/>
        </w:rPr>
        <w:t xml:space="preserve"> time-resolved time-domain terahertz spectroscopy. We observed polarization dependence in the material’s equilibrium state in the form of four-fold symmetry with increased absorption diagonal to the Cu-O chain direction</w:t>
      </w:r>
      <w:r w:rsidR="00D262F7">
        <w:rPr>
          <w:rFonts w:ascii="Times New Roman" w:hAnsi="Times New Roman" w:cs="Times New Roman"/>
          <w:color w:val="000000"/>
          <w:sz w:val="24"/>
          <w:szCs w:val="24"/>
        </w:rPr>
        <w:t>, which we attribute to the birefringence of the material</w:t>
      </w:r>
      <w:r w:rsidRPr="00401B64">
        <w:rPr>
          <w:rFonts w:ascii="Times New Roman" w:hAnsi="Times New Roman" w:cs="Times New Roman"/>
          <w:color w:val="000000"/>
          <w:sz w:val="24"/>
          <w:szCs w:val="24"/>
        </w:rPr>
        <w:t>. We photoexcited the material</w:t>
      </w:r>
      <w:r w:rsidR="006972D3">
        <w:rPr>
          <w:rFonts w:ascii="Times New Roman" w:hAnsi="Times New Roman" w:cs="Times New Roman"/>
          <w:color w:val="000000"/>
          <w:sz w:val="24"/>
          <w:szCs w:val="24"/>
        </w:rPr>
        <w:t xml:space="preserve"> with a laser pulse</w:t>
      </w:r>
      <w:r w:rsidRPr="00401B64">
        <w:rPr>
          <w:rFonts w:ascii="Times New Roman" w:hAnsi="Times New Roman" w:cs="Times New Roman"/>
          <w:color w:val="000000"/>
          <w:sz w:val="24"/>
          <w:szCs w:val="24"/>
        </w:rPr>
        <w:t xml:space="preserve"> and </w:t>
      </w:r>
      <w:r w:rsidR="006972D3">
        <w:rPr>
          <w:rFonts w:ascii="Times New Roman" w:hAnsi="Times New Roman" w:cs="Times New Roman"/>
          <w:color w:val="000000"/>
          <w:sz w:val="24"/>
          <w:szCs w:val="24"/>
        </w:rPr>
        <w:t xml:space="preserve">saw various relaxation dynamics </w:t>
      </w:r>
      <w:commentRangeStart w:id="8"/>
      <w:r w:rsidR="006972D3">
        <w:rPr>
          <w:rFonts w:ascii="Times New Roman" w:hAnsi="Times New Roman" w:cs="Times New Roman"/>
          <w:color w:val="000000"/>
          <w:sz w:val="24"/>
          <w:szCs w:val="24"/>
        </w:rPr>
        <w:t xml:space="preserve">that may be attributed to </w:t>
      </w:r>
      <w:r w:rsidR="00D262F7">
        <w:rPr>
          <w:rFonts w:ascii="Times New Roman" w:hAnsi="Times New Roman" w:cs="Times New Roman"/>
          <w:color w:val="000000"/>
          <w:sz w:val="24"/>
          <w:szCs w:val="24"/>
        </w:rPr>
        <w:t xml:space="preserve">several </w:t>
      </w:r>
      <w:r w:rsidR="006972D3">
        <w:rPr>
          <w:rFonts w:ascii="Times New Roman" w:hAnsi="Times New Roman" w:cs="Times New Roman"/>
          <w:color w:val="000000"/>
          <w:sz w:val="24"/>
          <w:szCs w:val="24"/>
        </w:rPr>
        <w:t xml:space="preserve">interesting </w:t>
      </w:r>
      <w:r w:rsidR="006972D3" w:rsidRPr="00D262F7">
        <w:rPr>
          <w:rFonts w:ascii="Times New Roman" w:hAnsi="Times New Roman" w:cs="Times New Roman"/>
          <w:color w:val="000000"/>
          <w:sz w:val="24"/>
          <w:szCs w:val="24"/>
        </w:rPr>
        <w:t xml:space="preserve">quantum </w:t>
      </w:r>
      <w:r w:rsidR="00D262F7" w:rsidRPr="00D262F7">
        <w:rPr>
          <w:rFonts w:ascii="Times New Roman" w:hAnsi="Times New Roman" w:cs="Times New Roman"/>
          <w:color w:val="000000"/>
          <w:sz w:val="24"/>
          <w:szCs w:val="24"/>
        </w:rPr>
        <w:t>effects</w:t>
      </w:r>
      <w:commentRangeEnd w:id="8"/>
      <w:r w:rsidR="00594EF9">
        <w:rPr>
          <w:rStyle w:val="CommentReference"/>
        </w:rPr>
        <w:commentReference w:id="8"/>
      </w:r>
      <w:r w:rsidRPr="00D262F7">
        <w:rPr>
          <w:rFonts w:ascii="Times New Roman" w:hAnsi="Times New Roman" w:cs="Times New Roman"/>
          <w:color w:val="000000"/>
          <w:sz w:val="24"/>
          <w:szCs w:val="24"/>
        </w:rPr>
        <w:t xml:space="preserve">. </w:t>
      </w:r>
      <w:del w:id="9" w:author="Kozlowski, Patryk T." w:date="2024-02-18T10:11:00Z">
        <w:r w:rsidRPr="00D262F7" w:rsidDel="00594EF9">
          <w:rPr>
            <w:rFonts w:ascii="Times New Roman" w:hAnsi="Times New Roman" w:cs="Times New Roman"/>
            <w:color w:val="000000"/>
            <w:sz w:val="24"/>
            <w:szCs w:val="24"/>
          </w:rPr>
          <w:delText>We</w:delText>
        </w:r>
        <w:r w:rsidRPr="00401B64" w:rsidDel="00594EF9">
          <w:rPr>
            <w:rFonts w:ascii="Times New Roman" w:hAnsi="Times New Roman" w:cs="Times New Roman"/>
            <w:color w:val="000000"/>
            <w:sz w:val="24"/>
            <w:szCs w:val="24"/>
          </w:rPr>
          <w:delText xml:space="preserve"> plan to continue to </w:delText>
        </w:r>
        <w:r w:rsidR="006972D3" w:rsidDel="00594EF9">
          <w:rPr>
            <w:rFonts w:ascii="Times New Roman" w:hAnsi="Times New Roman" w:cs="Times New Roman"/>
            <w:color w:val="000000"/>
            <w:sz w:val="24"/>
            <w:szCs w:val="24"/>
          </w:rPr>
          <w:delText>study</w:delText>
        </w:r>
        <w:r w:rsidRPr="00401B64" w:rsidDel="00594EF9">
          <w:rPr>
            <w:rFonts w:ascii="Times New Roman" w:hAnsi="Times New Roman" w:cs="Times New Roman"/>
            <w:color w:val="000000"/>
            <w:sz w:val="24"/>
            <w:szCs w:val="24"/>
          </w:rPr>
          <w:delText xml:space="preserve"> the material to </w:delText>
        </w:r>
        <w:r w:rsidR="00401B64" w:rsidRPr="00401B64" w:rsidDel="00594EF9">
          <w:rPr>
            <w:rFonts w:ascii="Times New Roman" w:hAnsi="Times New Roman" w:cs="Times New Roman"/>
            <w:color w:val="000000"/>
            <w:sz w:val="24"/>
            <w:szCs w:val="24"/>
          </w:rPr>
          <w:delText xml:space="preserve">further uncover and understand </w:delText>
        </w:r>
        <w:r w:rsidRPr="00401B64" w:rsidDel="00594EF9">
          <w:rPr>
            <w:rFonts w:ascii="Times New Roman" w:hAnsi="Times New Roman" w:cs="Times New Roman"/>
            <w:color w:val="000000"/>
            <w:sz w:val="24"/>
            <w:szCs w:val="24"/>
          </w:rPr>
          <w:delText>novel quantum phenomena.</w:delText>
        </w:r>
      </w:del>
    </w:p>
    <w:p w14:paraId="7DA98307" w14:textId="77777777" w:rsidR="00401B64" w:rsidRDefault="00401B64" w:rsidP="001C1E50">
      <w:pPr>
        <w:spacing w:after="0" w:line="240" w:lineRule="auto"/>
        <w:rPr>
          <w:rFonts w:ascii="Times New Roman" w:eastAsia="Times New Roman" w:hAnsi="Times New Roman" w:cs="Times New Roman"/>
          <w:color w:val="000000"/>
          <w:kern w:val="0"/>
          <w:sz w:val="24"/>
          <w:szCs w:val="24"/>
          <w14:ligatures w14:val="none"/>
        </w:rPr>
      </w:pPr>
    </w:p>
    <w:p w14:paraId="70DE1BFF" w14:textId="37809B4E" w:rsidR="00054E91" w:rsidRPr="00C24284" w:rsidRDefault="00054E91" w:rsidP="001C1E50">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Introduction</w:t>
      </w:r>
    </w:p>
    <w:p w14:paraId="5C9803CE" w14:textId="3CD98F6A" w:rsidR="001C1E50" w:rsidRPr="001C1E5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shd w:val="clear" w:color="auto" w:fill="FFFFFF"/>
          <w14:ligatures w14:val="none"/>
        </w:rPr>
        <w:t xml:space="preserve">In the past decade, scientists have discovered that there are </w:t>
      </w:r>
      <w:commentRangeStart w:id="10"/>
      <w:r w:rsidRPr="001C1E50">
        <w:rPr>
          <w:rFonts w:ascii="Times New Roman" w:eastAsia="Times New Roman" w:hAnsi="Times New Roman" w:cs="Times New Roman"/>
          <w:color w:val="000000"/>
          <w:kern w:val="0"/>
          <w:sz w:val="24"/>
          <w:szCs w:val="24"/>
          <w:shd w:val="clear" w:color="auto" w:fill="FFFFFF"/>
          <w14:ligatures w14:val="none"/>
        </w:rPr>
        <w:t xml:space="preserve">exciting properties and phases </w:t>
      </w:r>
      <w:commentRangeEnd w:id="10"/>
      <w:r w:rsidR="00594EF9">
        <w:rPr>
          <w:rStyle w:val="CommentReference"/>
        </w:rPr>
        <w:commentReference w:id="10"/>
      </w:r>
      <w:r w:rsidRPr="001C1E50">
        <w:rPr>
          <w:rFonts w:ascii="Times New Roman" w:eastAsia="Times New Roman" w:hAnsi="Times New Roman" w:cs="Times New Roman"/>
          <w:color w:val="000000"/>
          <w:kern w:val="0"/>
          <w:sz w:val="24"/>
          <w:szCs w:val="24"/>
          <w:shd w:val="clear" w:color="auto" w:fill="FFFFFF"/>
          <w14:ligatures w14:val="none"/>
        </w:rPr>
        <w:t xml:space="preserve">in materials at </w:t>
      </w:r>
      <w:commentRangeStart w:id="11"/>
      <w:r w:rsidRPr="001C1E50">
        <w:rPr>
          <w:rFonts w:ascii="Times New Roman" w:eastAsia="Times New Roman" w:hAnsi="Times New Roman" w:cs="Times New Roman"/>
          <w:color w:val="000000"/>
          <w:kern w:val="0"/>
          <w:sz w:val="24"/>
          <w:szCs w:val="24"/>
          <w:shd w:val="clear" w:color="auto" w:fill="FFFFFF"/>
          <w14:ligatures w14:val="none"/>
        </w:rPr>
        <w:t xml:space="preserve">very low energies. </w:t>
      </w:r>
      <w:commentRangeEnd w:id="11"/>
      <w:r w:rsidR="005D6906">
        <w:rPr>
          <w:rStyle w:val="CommentReference"/>
        </w:rPr>
        <w:commentReference w:id="11"/>
      </w:r>
      <w:r w:rsidRPr="001C1E50">
        <w:rPr>
          <w:rFonts w:ascii="Times New Roman" w:eastAsia="Times New Roman" w:hAnsi="Times New Roman" w:cs="Times New Roman"/>
          <w:color w:val="000000"/>
          <w:kern w:val="0"/>
          <w:sz w:val="24"/>
          <w:szCs w:val="24"/>
          <w:shd w:val="clear" w:color="auto" w:fill="FFFFFF"/>
          <w14:ligatures w14:val="none"/>
        </w:rPr>
        <w:t xml:space="preserve">This discovery has created a new area of study in condensed matter physics. Such low energy dynamics, accessed using ultrafast lasers, could be hiding quantum phenomena that have </w:t>
      </w:r>
      <w:r w:rsidR="00721708">
        <w:rPr>
          <w:rFonts w:ascii="Times New Roman" w:eastAsia="Times New Roman" w:hAnsi="Times New Roman" w:cs="Times New Roman"/>
          <w:color w:val="000000"/>
          <w:kern w:val="0"/>
          <w:sz w:val="24"/>
          <w:szCs w:val="24"/>
          <w:shd w:val="clear" w:color="auto" w:fill="FFFFFF"/>
          <w14:ligatures w14:val="none"/>
        </w:rPr>
        <w:t>not yet</w:t>
      </w:r>
      <w:r w:rsidRPr="001C1E50">
        <w:rPr>
          <w:rFonts w:ascii="Times New Roman" w:eastAsia="Times New Roman" w:hAnsi="Times New Roman" w:cs="Times New Roman"/>
          <w:color w:val="000000"/>
          <w:kern w:val="0"/>
          <w:sz w:val="24"/>
          <w:szCs w:val="24"/>
          <w:shd w:val="clear" w:color="auto" w:fill="FFFFFF"/>
          <w14:ligatures w14:val="none"/>
        </w:rPr>
        <w:t xml:space="preserve"> been observed experimentally. </w:t>
      </w:r>
      <w:r w:rsidR="003326EF" w:rsidRPr="001C1E50">
        <w:rPr>
          <w:rFonts w:ascii="Times New Roman" w:eastAsia="Times New Roman" w:hAnsi="Times New Roman" w:cs="Times New Roman"/>
          <w:color w:val="000000"/>
          <w:kern w:val="0"/>
          <w:sz w:val="24"/>
          <w:szCs w:val="24"/>
          <w:shd w:val="clear" w:color="auto" w:fill="FFFFFF"/>
          <w14:ligatures w14:val="none"/>
        </w:rPr>
        <w:t>A</w:t>
      </w:r>
      <w:r w:rsidRPr="001C1E50">
        <w:rPr>
          <w:rFonts w:ascii="Times New Roman" w:eastAsia="Times New Roman" w:hAnsi="Times New Roman" w:cs="Times New Roman"/>
          <w:color w:val="000000"/>
          <w:kern w:val="0"/>
          <w:sz w:val="24"/>
          <w:szCs w:val="24"/>
          <w:shd w:val="clear" w:color="auto" w:fill="FFFFFF"/>
          <w14:ligatures w14:val="none"/>
        </w:rPr>
        <w:t xml:space="preserve"> class of materials called </w:t>
      </w:r>
      <w:proofErr w:type="spellStart"/>
      <w:r w:rsidRPr="001C1E50">
        <w:rPr>
          <w:rFonts w:ascii="Times New Roman" w:eastAsia="Times New Roman" w:hAnsi="Times New Roman" w:cs="Times New Roman"/>
          <w:color w:val="000000"/>
          <w:kern w:val="0"/>
          <w:sz w:val="24"/>
          <w:szCs w:val="24"/>
          <w:shd w:val="clear" w:color="auto" w:fill="FFFFFF"/>
          <w14:ligatures w14:val="none"/>
        </w:rPr>
        <w:t>cuprates</w:t>
      </w:r>
      <w:proofErr w:type="spellEnd"/>
      <w:r w:rsidRPr="001C1E50">
        <w:rPr>
          <w:rFonts w:ascii="Times New Roman" w:eastAsia="Times New Roman" w:hAnsi="Times New Roman" w:cs="Times New Roman"/>
          <w:color w:val="000000"/>
          <w:kern w:val="0"/>
          <w:sz w:val="24"/>
          <w:szCs w:val="24"/>
          <w:shd w:val="clear" w:color="auto" w:fill="FFFFFF"/>
          <w14:ligatures w14:val="none"/>
        </w:rPr>
        <w:t xml:space="preserve"> has been of </w:t>
      </w:r>
      <w:r w:rsidR="006A0374">
        <w:rPr>
          <w:rFonts w:ascii="Times New Roman" w:eastAsia="Times New Roman" w:hAnsi="Times New Roman" w:cs="Times New Roman"/>
          <w:color w:val="000000"/>
          <w:kern w:val="0"/>
          <w:sz w:val="24"/>
          <w:szCs w:val="24"/>
          <w:shd w:val="clear" w:color="auto" w:fill="FFFFFF"/>
          <w14:ligatures w14:val="none"/>
        </w:rPr>
        <w:t xml:space="preserve">particular </w:t>
      </w:r>
      <w:r w:rsidRPr="001C1E50">
        <w:rPr>
          <w:rFonts w:ascii="Times New Roman" w:eastAsia="Times New Roman" w:hAnsi="Times New Roman" w:cs="Times New Roman"/>
          <w:color w:val="000000"/>
          <w:kern w:val="0"/>
          <w:sz w:val="24"/>
          <w:szCs w:val="24"/>
          <w:shd w:val="clear" w:color="auto" w:fill="FFFFFF"/>
          <w14:ligatures w14:val="none"/>
        </w:rPr>
        <w:t xml:space="preserve">interest in these experiments. </w:t>
      </w:r>
      <w:ins w:id="12" w:author="Kozlowski, Patryk T." w:date="2024-02-18T10:16:00Z">
        <w:r w:rsidR="005D6906">
          <w:rPr>
            <w:rFonts w:ascii="Times New Roman" w:eastAsia="Times New Roman" w:hAnsi="Times New Roman" w:cs="Times New Roman"/>
            <w:color w:val="000000"/>
            <w:kern w:val="0"/>
            <w:sz w:val="24"/>
            <w:szCs w:val="24"/>
            <w:shd w:val="clear" w:color="auto" w:fill="FFFFFF"/>
            <w14:ligatures w14:val="none"/>
          </w:rPr>
          <w:t>As mentioned above</w:t>
        </w:r>
      </w:ins>
      <w:ins w:id="13" w:author="Kozlowski, Patryk T." w:date="2024-02-18T10:17:00Z">
        <w:r w:rsidR="005D6906">
          <w:rPr>
            <w:rFonts w:ascii="Times New Roman" w:eastAsia="Times New Roman" w:hAnsi="Times New Roman" w:cs="Times New Roman"/>
            <w:color w:val="000000"/>
            <w:kern w:val="0"/>
            <w:sz w:val="24"/>
            <w:szCs w:val="24"/>
            <w:shd w:val="clear" w:color="auto" w:fill="FFFFFF"/>
            <w14:ligatures w14:val="none"/>
          </w:rPr>
          <w:t>,</w:t>
        </w:r>
      </w:ins>
      <w:ins w:id="14" w:author="Kozlowski, Patryk T." w:date="2024-02-18T10:16:00Z">
        <w:r w:rsidR="005D6906">
          <w:rPr>
            <w:rFonts w:ascii="Times New Roman" w:eastAsia="Times New Roman" w:hAnsi="Times New Roman" w:cs="Times New Roman"/>
            <w:color w:val="000000"/>
            <w:kern w:val="0"/>
            <w:sz w:val="24"/>
            <w:szCs w:val="24"/>
            <w:shd w:val="clear" w:color="auto" w:fill="FFFFFF"/>
            <w14:ligatures w14:val="none"/>
          </w:rPr>
          <w:t xml:space="preserve"> this </w:t>
        </w:r>
        <w:proofErr w:type="spellStart"/>
        <w:r w:rsidR="005D6906">
          <w:rPr>
            <w:rFonts w:ascii="Times New Roman" w:eastAsia="Times New Roman" w:hAnsi="Times New Roman" w:cs="Times New Roman"/>
            <w:color w:val="000000"/>
            <w:kern w:val="0"/>
            <w:sz w:val="24"/>
            <w:szCs w:val="24"/>
            <w:shd w:val="clear" w:color="auto" w:fill="FFFFFF"/>
            <w14:ligatures w14:val="none"/>
          </w:rPr>
          <w:t>correlation</w:t>
        </w:r>
      </w:ins>
      <w:del w:id="15" w:author="Kozlowski, Patryk T." w:date="2024-02-18T10:16:00Z">
        <w:r w:rsidRPr="001C1E50" w:rsidDel="00594EF9">
          <w:rPr>
            <w:rFonts w:ascii="Times New Roman" w:eastAsia="Times New Roman" w:hAnsi="Times New Roman" w:cs="Times New Roman"/>
            <w:color w:val="000000"/>
            <w:kern w:val="0"/>
            <w:sz w:val="24"/>
            <w:szCs w:val="24"/>
            <w:shd w:val="clear" w:color="auto" w:fill="FFFFFF"/>
            <w14:ligatures w14:val="none"/>
          </w:rPr>
          <w:delText xml:space="preserve">Cuprates are known </w:delText>
        </w:r>
        <w:r w:rsidRPr="001C1E50" w:rsidDel="00594EF9">
          <w:rPr>
            <w:rFonts w:ascii="Times New Roman" w:eastAsia="Times New Roman" w:hAnsi="Times New Roman" w:cs="Times New Roman"/>
            <w:color w:val="000000"/>
            <w:kern w:val="0"/>
            <w:sz w:val="24"/>
            <w:szCs w:val="24"/>
            <w14:ligatures w14:val="none"/>
          </w:rPr>
          <w:delText xml:space="preserve">for their strongly correlated degrees of freedom, including spin and charge. This correlation </w:delText>
        </w:r>
      </w:del>
      <w:r w:rsidRPr="001C1E50">
        <w:rPr>
          <w:rFonts w:ascii="Times New Roman" w:eastAsia="Times New Roman" w:hAnsi="Times New Roman" w:cs="Times New Roman"/>
          <w:color w:val="000000"/>
          <w:kern w:val="0"/>
          <w:sz w:val="24"/>
          <w:szCs w:val="24"/>
          <w14:ligatures w14:val="none"/>
        </w:rPr>
        <w:t>yields</w:t>
      </w:r>
      <w:proofErr w:type="spellEnd"/>
      <w:r w:rsidRPr="001C1E50">
        <w:rPr>
          <w:rFonts w:ascii="Times New Roman" w:eastAsia="Times New Roman" w:hAnsi="Times New Roman" w:cs="Times New Roman"/>
          <w:color w:val="000000"/>
          <w:kern w:val="0"/>
          <w:sz w:val="24"/>
          <w:szCs w:val="24"/>
          <w14:ligatures w14:val="none"/>
        </w:rPr>
        <w:t xml:space="preserve"> high-temperature superconductivity and </w:t>
      </w:r>
      <w:commentRangeStart w:id="16"/>
      <w:r w:rsidRPr="001C1E50">
        <w:rPr>
          <w:rFonts w:ascii="Times New Roman" w:eastAsia="Times New Roman" w:hAnsi="Times New Roman" w:cs="Times New Roman"/>
          <w:color w:val="000000"/>
          <w:kern w:val="0"/>
          <w:sz w:val="24"/>
          <w:szCs w:val="24"/>
          <w14:ligatures w14:val="none"/>
        </w:rPr>
        <w:t>other interesting quantum feature</w:t>
      </w:r>
      <w:commentRangeEnd w:id="16"/>
      <w:r w:rsidR="005D6906">
        <w:rPr>
          <w:rStyle w:val="CommentReference"/>
        </w:rPr>
        <w:commentReference w:id="16"/>
      </w:r>
      <w:r w:rsidRPr="001C1E50">
        <w:rPr>
          <w:rFonts w:ascii="Times New Roman" w:eastAsia="Times New Roman" w:hAnsi="Times New Roman" w:cs="Times New Roman"/>
          <w:color w:val="000000"/>
          <w:kern w:val="0"/>
          <w:sz w:val="24"/>
          <w:szCs w:val="24"/>
          <w14:ligatures w14:val="none"/>
        </w:rPr>
        <w:t xml:space="preserve">s. </w:t>
      </w:r>
      <w:r w:rsidRPr="001C1E50">
        <w:rPr>
          <w:rFonts w:ascii="Times New Roman" w:eastAsia="Times New Roman" w:hAnsi="Times New Roman" w:cs="Times New Roman"/>
          <w:color w:val="000000"/>
          <w:kern w:val="0"/>
          <w:sz w:val="24"/>
          <w:szCs w:val="24"/>
          <w:shd w:val="clear" w:color="auto" w:fill="FFFFFF"/>
          <w14:ligatures w14:val="none"/>
        </w:rPr>
        <w:t xml:space="preserve">Some believe that by better understanding </w:t>
      </w:r>
      <w:proofErr w:type="spellStart"/>
      <w:r w:rsidRPr="001C1E50">
        <w:rPr>
          <w:rFonts w:ascii="Times New Roman" w:eastAsia="Times New Roman" w:hAnsi="Times New Roman" w:cs="Times New Roman"/>
          <w:color w:val="000000"/>
          <w:kern w:val="0"/>
          <w:sz w:val="24"/>
          <w:szCs w:val="24"/>
          <w:shd w:val="clear" w:color="auto" w:fill="FFFFFF"/>
          <w14:ligatures w14:val="none"/>
        </w:rPr>
        <w:t>cuprates</w:t>
      </w:r>
      <w:proofErr w:type="spellEnd"/>
      <w:r w:rsidRPr="001C1E50">
        <w:rPr>
          <w:rFonts w:ascii="Times New Roman" w:eastAsia="Times New Roman" w:hAnsi="Times New Roman" w:cs="Times New Roman"/>
          <w:color w:val="000000"/>
          <w:kern w:val="0"/>
          <w:sz w:val="24"/>
          <w:szCs w:val="24"/>
          <w:shd w:val="clear" w:color="auto" w:fill="FFFFFF"/>
          <w14:ligatures w14:val="none"/>
        </w:rPr>
        <w:t xml:space="preserve">’ quantum properties we may learn more about the </w:t>
      </w:r>
      <w:commentRangeStart w:id="17"/>
      <w:r w:rsidRPr="001C1E50">
        <w:rPr>
          <w:rFonts w:ascii="Times New Roman" w:eastAsia="Times New Roman" w:hAnsi="Times New Roman" w:cs="Times New Roman"/>
          <w:color w:val="000000"/>
          <w:kern w:val="0"/>
          <w:sz w:val="24"/>
          <w:szCs w:val="24"/>
          <w:shd w:val="clear" w:color="auto" w:fill="FFFFFF"/>
          <w14:ligatures w14:val="none"/>
        </w:rPr>
        <w:t xml:space="preserve">origins of </w:t>
      </w:r>
      <w:proofErr w:type="gramStart"/>
      <w:r w:rsidRPr="001C1E50">
        <w:rPr>
          <w:rFonts w:ascii="Times New Roman" w:eastAsia="Times New Roman" w:hAnsi="Times New Roman" w:cs="Times New Roman"/>
          <w:color w:val="000000"/>
          <w:kern w:val="0"/>
          <w:sz w:val="24"/>
          <w:szCs w:val="24"/>
          <w:shd w:val="clear" w:color="auto" w:fill="FFFFFF"/>
          <w14:ligatures w14:val="none"/>
        </w:rPr>
        <w:t>high-temperature</w:t>
      </w:r>
      <w:proofErr w:type="gramEnd"/>
      <w:r w:rsidRPr="001C1E50">
        <w:rPr>
          <w:rFonts w:ascii="Times New Roman" w:eastAsia="Times New Roman" w:hAnsi="Times New Roman" w:cs="Times New Roman"/>
          <w:color w:val="000000"/>
          <w:kern w:val="0"/>
          <w:sz w:val="24"/>
          <w:szCs w:val="24"/>
          <w:shd w:val="clear" w:color="auto" w:fill="FFFFFF"/>
          <w14:ligatures w14:val="none"/>
        </w:rPr>
        <w:t xml:space="preserve"> superconductiv</w:t>
      </w:r>
      <w:commentRangeEnd w:id="17"/>
      <w:r w:rsidR="005D6906">
        <w:rPr>
          <w:rStyle w:val="CommentReference"/>
        </w:rPr>
        <w:commentReference w:id="17"/>
      </w:r>
      <w:r w:rsidRPr="001C1E50">
        <w:rPr>
          <w:rFonts w:ascii="Times New Roman" w:eastAsia="Times New Roman" w:hAnsi="Times New Roman" w:cs="Times New Roman"/>
          <w:color w:val="000000"/>
          <w:kern w:val="0"/>
          <w:sz w:val="24"/>
          <w:szCs w:val="24"/>
          <w:shd w:val="clear" w:color="auto" w:fill="FFFFFF"/>
          <w14:ligatures w14:val="none"/>
        </w:rPr>
        <w:t>ity. </w:t>
      </w:r>
    </w:p>
    <w:p w14:paraId="4ED6DBE3" w14:textId="738AB0E6" w:rsidR="001C1E50" w:rsidRPr="001C1E5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shd w:val="clear" w:color="auto" w:fill="FFFFFF"/>
          <w14:ligatures w14:val="none"/>
        </w:rPr>
        <w:t xml:space="preserve">The low energy range in question is referred to as the terahertz (THz) frequency regime and spans from 1 to 200 </w:t>
      </w:r>
      <w:proofErr w:type="spellStart"/>
      <w:r w:rsidRPr="001C1E50">
        <w:rPr>
          <w:rFonts w:ascii="Times New Roman" w:eastAsia="Times New Roman" w:hAnsi="Times New Roman" w:cs="Times New Roman"/>
          <w:color w:val="000000"/>
          <w:kern w:val="0"/>
          <w:sz w:val="24"/>
          <w:szCs w:val="24"/>
          <w:shd w:val="clear" w:color="auto" w:fill="FFFFFF"/>
          <w14:ligatures w14:val="none"/>
        </w:rPr>
        <w:t>meV</w:t>
      </w:r>
      <w:proofErr w:type="spellEnd"/>
      <w:r w:rsidRPr="001C1E50">
        <w:rPr>
          <w:rFonts w:ascii="Times New Roman" w:eastAsia="Times New Roman" w:hAnsi="Times New Roman" w:cs="Times New Roman"/>
          <w:color w:val="000000"/>
          <w:kern w:val="0"/>
          <w:sz w:val="24"/>
          <w:szCs w:val="24"/>
          <w:shd w:val="clear" w:color="auto" w:fill="FFFFFF"/>
          <w14:ligatures w14:val="none"/>
        </w:rPr>
        <w:t>. Studying the THz regime requires the use of a femtosecond (</w:t>
      </w:r>
      <w:r w:rsidR="004E1BD7">
        <w:rPr>
          <w:rFonts w:ascii="Times New Roman" w:eastAsia="Times New Roman" w:hAnsi="Times New Roman" w:cs="Times New Roman"/>
          <w:color w:val="000000"/>
          <w:kern w:val="0"/>
          <w:sz w:val="24"/>
          <w:szCs w:val="24"/>
          <w:shd w:val="clear" w:color="auto" w:fill="FFFFFF"/>
          <w14:ligatures w14:val="none"/>
        </w:rPr>
        <w:t>10⁻</w:t>
      </w:r>
      <w:r w:rsidR="00D12CD7">
        <w:rPr>
          <w:rFonts w:ascii="Times New Roman" w:eastAsia="Times New Roman" w:hAnsi="Times New Roman" w:cs="Times New Roman"/>
          <w:color w:val="000000"/>
          <w:kern w:val="0"/>
          <w:sz w:val="24"/>
          <w:szCs w:val="24"/>
          <w:shd w:val="clear" w:color="auto" w:fill="FFFFFF"/>
          <w14:ligatures w14:val="none"/>
        </w:rPr>
        <w:t xml:space="preserve">¹² </w:t>
      </w:r>
      <w:r w:rsidRPr="001C1E50">
        <w:rPr>
          <w:rFonts w:ascii="Times New Roman" w:eastAsia="Times New Roman" w:hAnsi="Times New Roman" w:cs="Times New Roman"/>
          <w:color w:val="000000"/>
          <w:kern w:val="0"/>
          <w:sz w:val="24"/>
          <w:szCs w:val="24"/>
          <w:shd w:val="clear" w:color="auto" w:fill="FFFFFF"/>
          <w14:ligatures w14:val="none"/>
        </w:rPr>
        <w:t xml:space="preserve">s) laser in a technique known as time-resolved time-domain THz spectroscopy. The laser sends pulses of 35 fs in width every millisecond. This mechanism allows us to first photo-excite, or pump, the system with a pulse and then probe the system with another pulse at various time delays to measure how the material changes due to the </w:t>
      </w:r>
      <w:r w:rsidR="000052E4">
        <w:rPr>
          <w:rFonts w:ascii="Times New Roman" w:eastAsia="Times New Roman" w:hAnsi="Times New Roman" w:cs="Times New Roman"/>
          <w:color w:val="000000"/>
          <w:kern w:val="0"/>
          <w:sz w:val="24"/>
          <w:szCs w:val="24"/>
          <w:shd w:val="clear" w:color="auto" w:fill="FFFFFF"/>
          <w14:ligatures w14:val="none"/>
        </w:rPr>
        <w:t xml:space="preserve">electron </w:t>
      </w:r>
      <w:r w:rsidRPr="001C1E50">
        <w:rPr>
          <w:rFonts w:ascii="Times New Roman" w:eastAsia="Times New Roman" w:hAnsi="Times New Roman" w:cs="Times New Roman"/>
          <w:color w:val="000000"/>
          <w:kern w:val="0"/>
          <w:sz w:val="24"/>
          <w:szCs w:val="24"/>
          <w:shd w:val="clear" w:color="auto" w:fill="FFFFFF"/>
          <w14:ligatures w14:val="none"/>
        </w:rPr>
        <w:t>doping from the pump pulse [2].</w:t>
      </w:r>
      <w:r w:rsidRPr="001C1E50">
        <w:rPr>
          <w:rFonts w:ascii="Times New Roman" w:eastAsia="Times New Roman" w:hAnsi="Times New Roman" w:cs="Times New Roman"/>
          <w:b/>
          <w:bCs/>
          <w:color w:val="000000"/>
          <w:kern w:val="0"/>
          <w:sz w:val="24"/>
          <w:szCs w:val="24"/>
          <w:shd w:val="clear" w:color="auto" w:fill="FFFFFF"/>
          <w14:ligatures w14:val="none"/>
        </w:rPr>
        <w:t> </w:t>
      </w:r>
    </w:p>
    <w:p w14:paraId="5D94BF9A" w14:textId="2C422C1B" w:rsidR="00BA43DD"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shd w:val="clear" w:color="auto" w:fill="FFFFFF"/>
          <w14:ligatures w14:val="none"/>
        </w:rPr>
        <w:t xml:space="preserve">The Hsieh lab used THz spectroscopy to study </w:t>
      </w:r>
      <w:r w:rsidRPr="001C1E50">
        <w:rPr>
          <w:rFonts w:ascii="Times New Roman" w:eastAsia="Times New Roman" w:hAnsi="Times New Roman" w:cs="Times New Roman"/>
          <w:color w:val="000000"/>
          <w:kern w:val="0"/>
          <w:sz w:val="24"/>
          <w:szCs w:val="24"/>
          <w14:ligatures w14:val="none"/>
        </w:rPr>
        <w:t xml:space="preserve">the 1D </w:t>
      </w:r>
      <w:proofErr w:type="spellStart"/>
      <w:r w:rsidRPr="001C1E50">
        <w:rPr>
          <w:rFonts w:ascii="Times New Roman" w:eastAsia="Times New Roman" w:hAnsi="Times New Roman" w:cs="Times New Roman"/>
          <w:color w:val="000000"/>
          <w:kern w:val="0"/>
          <w:sz w:val="24"/>
          <w:szCs w:val="24"/>
          <w14:ligatures w14:val="none"/>
        </w:rPr>
        <w:t>cuprate</w:t>
      </w:r>
      <w:proofErr w:type="spellEnd"/>
      <w:r w:rsidR="005B6356">
        <w:rPr>
          <w:rFonts w:ascii="Times New Roman" w:eastAsia="Times New Roman" w:hAnsi="Times New Roman" w:cs="Times New Roman"/>
          <w:color w:val="000000"/>
          <w:kern w:val="0"/>
          <w:sz w:val="24"/>
          <w:szCs w:val="24"/>
          <w14:ligatures w14:val="none"/>
        </w:rPr>
        <w:t xml:space="preserve"> </w:t>
      </w:r>
      <w:proofErr w:type="spellStart"/>
      <w:r w:rsidR="005B6356" w:rsidRPr="001C1E50">
        <w:rPr>
          <w:rFonts w:ascii="Times New Roman" w:eastAsia="Times New Roman" w:hAnsi="Times New Roman" w:cs="Times New Roman"/>
          <w:color w:val="000000"/>
          <w:kern w:val="0"/>
          <w:sz w:val="24"/>
          <w:szCs w:val="24"/>
          <w14:ligatures w14:val="none"/>
        </w:rPr>
        <w:t>Sr₂CuO</w:t>
      </w:r>
      <w:proofErr w:type="spellEnd"/>
      <w:r w:rsidR="005B6356" w:rsidRPr="001C1E50">
        <w:rPr>
          <w:rFonts w:ascii="Times New Roman" w:eastAsia="Times New Roman" w:hAnsi="Times New Roman" w:cs="Times New Roman"/>
          <w:color w:val="000000"/>
          <w:kern w:val="0"/>
          <w:sz w:val="24"/>
          <w:szCs w:val="24"/>
          <w14:ligatures w14:val="none"/>
        </w:rPr>
        <w:t>₃</w:t>
      </w:r>
      <w:r w:rsidR="001310EC">
        <w:rPr>
          <w:rFonts w:ascii="Times New Roman" w:eastAsia="Times New Roman" w:hAnsi="Times New Roman" w:cs="Times New Roman"/>
          <w:color w:val="000000"/>
          <w:kern w:val="0"/>
          <w:sz w:val="24"/>
          <w:szCs w:val="24"/>
          <w14:ligatures w14:val="none"/>
        </w:rPr>
        <w:t xml:space="preserve"> </w:t>
      </w:r>
      <w:r w:rsidRPr="001C1E50">
        <w:rPr>
          <w:rFonts w:ascii="Times New Roman" w:eastAsia="Times New Roman" w:hAnsi="Times New Roman" w:cs="Times New Roman"/>
          <w:color w:val="000000"/>
          <w:kern w:val="0"/>
          <w:sz w:val="24"/>
          <w:szCs w:val="24"/>
          <w14:ligatures w14:val="none"/>
        </w:rPr>
        <w:t xml:space="preserve">to search for nonequilibrium phases. 1D </w:t>
      </w:r>
      <w:proofErr w:type="spellStart"/>
      <w:r w:rsidRPr="001C1E50">
        <w:rPr>
          <w:rFonts w:ascii="Times New Roman" w:eastAsia="Times New Roman" w:hAnsi="Times New Roman" w:cs="Times New Roman"/>
          <w:color w:val="000000"/>
          <w:kern w:val="0"/>
          <w:sz w:val="24"/>
          <w:szCs w:val="24"/>
          <w14:ligatures w14:val="none"/>
        </w:rPr>
        <w:t>cuprates</w:t>
      </w:r>
      <w:proofErr w:type="spellEnd"/>
      <w:r w:rsidRPr="001C1E50">
        <w:rPr>
          <w:rFonts w:ascii="Times New Roman" w:eastAsia="Times New Roman" w:hAnsi="Times New Roman" w:cs="Times New Roman"/>
          <w:color w:val="000000"/>
          <w:kern w:val="0"/>
          <w:sz w:val="24"/>
          <w:szCs w:val="24"/>
          <w14:ligatures w14:val="none"/>
        </w:rPr>
        <w:t xml:space="preserve"> are materials with the </w:t>
      </w:r>
      <w:proofErr w:type="spellStart"/>
      <w:r w:rsidR="005B6356" w:rsidRPr="001C1E50">
        <w:rPr>
          <w:rFonts w:ascii="Times New Roman" w:eastAsia="Times New Roman" w:hAnsi="Times New Roman" w:cs="Times New Roman"/>
          <w:color w:val="000000"/>
          <w:kern w:val="0"/>
          <w:sz w:val="24"/>
          <w:szCs w:val="24"/>
          <w14:ligatures w14:val="none"/>
        </w:rPr>
        <w:t>CuO</w:t>
      </w:r>
      <w:proofErr w:type="spellEnd"/>
      <w:r w:rsidR="00650D47" w:rsidRPr="001C1E50">
        <w:rPr>
          <w:rFonts w:ascii="Times New Roman" w:eastAsia="Times New Roman" w:hAnsi="Times New Roman" w:cs="Times New Roman"/>
          <w:color w:val="000000"/>
          <w:kern w:val="0"/>
          <w:sz w:val="24"/>
          <w:szCs w:val="24"/>
          <w14:ligatures w14:val="none"/>
        </w:rPr>
        <w:t>₂</w:t>
      </w:r>
      <w:del w:id="18" w:author="Kozlowski, Patryk T." w:date="2024-02-18T10:28:00Z">
        <w:r w:rsidR="005B6356" w:rsidRPr="001C1E50" w:rsidDel="006C7066">
          <w:rPr>
            <w:rFonts w:ascii="Times New Roman" w:eastAsia="Times New Roman" w:hAnsi="Times New Roman" w:cs="Times New Roman"/>
            <w:color w:val="000000"/>
            <w:kern w:val="0"/>
            <w:sz w:val="24"/>
            <w:szCs w:val="24"/>
            <w14:ligatures w14:val="none"/>
          </w:rPr>
          <w:delText xml:space="preserve"> </w:delText>
        </w:r>
      </w:del>
      <w:ins w:id="19" w:author="Kozlowski, Patryk T." w:date="2024-02-18T10:27:00Z">
        <w:r w:rsidR="006C7066">
          <w:rPr>
            <w:rFonts w:ascii="Times New Roman" w:eastAsia="Times New Roman" w:hAnsi="Times New Roman" w:cs="Times New Roman"/>
            <w:color w:val="000000"/>
            <w:kern w:val="0"/>
            <w:sz w:val="24"/>
            <w:szCs w:val="24"/>
            <w14:ligatures w14:val="none"/>
          </w:rPr>
          <w:t xml:space="preserve"> </w:t>
        </w:r>
      </w:ins>
      <w:r w:rsidRPr="001C1E50">
        <w:rPr>
          <w:rFonts w:ascii="Times New Roman" w:eastAsia="Times New Roman" w:hAnsi="Times New Roman" w:cs="Times New Roman"/>
          <w:color w:val="000000"/>
          <w:kern w:val="0"/>
          <w:sz w:val="24"/>
          <w:szCs w:val="24"/>
          <w14:ligatures w14:val="none"/>
        </w:rPr>
        <w:t xml:space="preserve">structure that is characteristic of </w:t>
      </w:r>
      <w:proofErr w:type="spellStart"/>
      <w:r w:rsidRPr="001C1E50">
        <w:rPr>
          <w:rFonts w:ascii="Times New Roman" w:eastAsia="Times New Roman" w:hAnsi="Times New Roman" w:cs="Times New Roman"/>
          <w:color w:val="000000"/>
          <w:kern w:val="0"/>
          <w:sz w:val="24"/>
          <w:szCs w:val="24"/>
          <w14:ligatures w14:val="none"/>
        </w:rPr>
        <w:t>cuprates</w:t>
      </w:r>
      <w:proofErr w:type="spellEnd"/>
      <w:r w:rsidRPr="001C1E50">
        <w:rPr>
          <w:rFonts w:ascii="Times New Roman" w:eastAsia="Times New Roman" w:hAnsi="Times New Roman" w:cs="Times New Roman"/>
          <w:color w:val="000000"/>
          <w:kern w:val="0"/>
          <w:sz w:val="24"/>
          <w:szCs w:val="24"/>
          <w14:ligatures w14:val="none"/>
        </w:rPr>
        <w:t xml:space="preserve"> but in one direction [1]. </w:t>
      </w:r>
    </w:p>
    <w:p w14:paraId="0D904E10" w14:textId="77777777" w:rsidR="00FF1723" w:rsidRDefault="00FF1723" w:rsidP="001C1E50">
      <w:pPr>
        <w:spacing w:after="0" w:line="240" w:lineRule="auto"/>
        <w:ind w:firstLine="720"/>
        <w:rPr>
          <w:rFonts w:ascii="Times New Roman" w:eastAsia="Times New Roman" w:hAnsi="Times New Roman" w:cs="Times New Roman"/>
          <w:color w:val="000000"/>
          <w:kern w:val="0"/>
          <w:sz w:val="24"/>
          <w:szCs w:val="24"/>
          <w14:ligatures w14:val="none"/>
        </w:rPr>
      </w:pPr>
    </w:p>
    <w:p w14:paraId="7F8E09C7" w14:textId="0AC87381" w:rsidR="00BA43DD" w:rsidRDefault="00DC337D" w:rsidP="00DC337D">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noProof/>
          <w:color w:val="000000"/>
          <w:kern w:val="0"/>
          <w:sz w:val="24"/>
          <w:szCs w:val="24"/>
          <w14:ligatures w14:val="none"/>
        </w:rPr>
        <w:drawing>
          <wp:inline distT="0" distB="0" distL="0" distR="0" wp14:anchorId="30C47466" wp14:editId="7C93893A">
            <wp:extent cx="2870972" cy="933450"/>
            <wp:effectExtent l="0" t="0" r="5715" b="0"/>
            <wp:docPr id="125016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0443" cy="946283"/>
                    </a:xfrm>
                    <a:prstGeom prst="rect">
                      <a:avLst/>
                    </a:prstGeom>
                    <a:noFill/>
                    <a:ln>
                      <a:noFill/>
                    </a:ln>
                  </pic:spPr>
                </pic:pic>
              </a:graphicData>
            </a:graphic>
          </wp:inline>
        </w:drawing>
      </w:r>
    </w:p>
    <w:p w14:paraId="749831E5" w14:textId="687206C7" w:rsidR="00DC337D" w:rsidRDefault="00DC337D" w:rsidP="00DC337D">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Figure 1:</w:t>
      </w:r>
      <w:ins w:id="20" w:author="Kozlowski, Patryk T." w:date="2024-02-18T10:27:00Z">
        <w:r w:rsidR="006C7066">
          <w:rPr>
            <w:rFonts w:ascii="Times New Roman" w:eastAsia="Times New Roman" w:hAnsi="Times New Roman" w:cs="Times New Roman"/>
            <w:color w:val="000000"/>
            <w:kern w:val="0"/>
            <w:sz w:val="24"/>
            <w:szCs w:val="24"/>
            <w14:ligatures w14:val="none"/>
          </w:rPr>
          <w:t xml:space="preserve"> Crystal</w:t>
        </w:r>
      </w:ins>
      <w:del w:id="21" w:author="Kozlowski, Patryk T." w:date="2024-02-18T10:27:00Z">
        <w:r w:rsidDel="006C7066">
          <w:rPr>
            <w:rFonts w:ascii="Times New Roman" w:eastAsia="Times New Roman" w:hAnsi="Times New Roman" w:cs="Times New Roman"/>
            <w:color w:val="000000"/>
            <w:kern w:val="0"/>
            <w:sz w:val="24"/>
            <w:szCs w:val="24"/>
            <w14:ligatures w14:val="none"/>
          </w:rPr>
          <w:delText xml:space="preserve"> Atomic</w:delText>
        </w:r>
      </w:del>
      <w:r>
        <w:rPr>
          <w:rFonts w:ascii="Times New Roman" w:eastAsia="Times New Roman" w:hAnsi="Times New Roman" w:cs="Times New Roman"/>
          <w:color w:val="000000"/>
          <w:kern w:val="0"/>
          <w:sz w:val="24"/>
          <w:szCs w:val="24"/>
          <w14:ligatures w14:val="none"/>
        </w:rPr>
        <w:t xml:space="preserve"> Structure of </w:t>
      </w:r>
      <w:proofErr w:type="spellStart"/>
      <w:r w:rsidR="00364D37" w:rsidRPr="001C1E50">
        <w:rPr>
          <w:rFonts w:ascii="Times New Roman" w:eastAsia="Times New Roman" w:hAnsi="Times New Roman" w:cs="Times New Roman"/>
          <w:color w:val="000000"/>
          <w:kern w:val="0"/>
          <w:sz w:val="24"/>
          <w:szCs w:val="24"/>
          <w14:ligatures w14:val="none"/>
        </w:rPr>
        <w:t>Sr₂CuO</w:t>
      </w:r>
      <w:proofErr w:type="spellEnd"/>
      <w:r w:rsidR="00364D37" w:rsidRPr="001C1E50">
        <w:rPr>
          <w:rFonts w:ascii="Times New Roman" w:eastAsia="Times New Roman" w:hAnsi="Times New Roman" w:cs="Times New Roman"/>
          <w:color w:val="000000"/>
          <w:kern w:val="0"/>
          <w:sz w:val="24"/>
          <w:szCs w:val="24"/>
          <w14:ligatures w14:val="none"/>
        </w:rPr>
        <w:t>₃</w:t>
      </w:r>
      <w:r w:rsidR="00364D37">
        <w:rPr>
          <w:rFonts w:ascii="Times New Roman" w:eastAsia="Times New Roman" w:hAnsi="Times New Roman" w:cs="Times New Roman"/>
          <w:color w:val="000000"/>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Cu-O chain</w:t>
      </w:r>
      <w:r w:rsidR="006E4CFC">
        <w:rPr>
          <w:rFonts w:ascii="Times New Roman" w:eastAsia="Times New Roman" w:hAnsi="Times New Roman" w:cs="Times New Roman"/>
          <w:color w:val="000000"/>
          <w:kern w:val="0"/>
          <w:sz w:val="24"/>
          <w:szCs w:val="24"/>
          <w14:ligatures w14:val="none"/>
        </w:rPr>
        <w:t xml:space="preserve"> is represented by the alternating </w:t>
      </w:r>
      <w:r w:rsidR="00721708">
        <w:rPr>
          <w:rFonts w:ascii="Times New Roman" w:eastAsia="Times New Roman" w:hAnsi="Times New Roman" w:cs="Times New Roman"/>
          <w:color w:val="000000"/>
          <w:kern w:val="0"/>
          <w:sz w:val="24"/>
          <w:szCs w:val="24"/>
          <w14:ligatures w14:val="none"/>
        </w:rPr>
        <w:t xml:space="preserve">Cu and O </w:t>
      </w:r>
      <w:r w:rsidR="006E4CFC">
        <w:rPr>
          <w:rFonts w:ascii="Times New Roman" w:eastAsia="Times New Roman" w:hAnsi="Times New Roman" w:cs="Times New Roman"/>
          <w:color w:val="000000"/>
          <w:kern w:val="0"/>
          <w:sz w:val="24"/>
          <w:szCs w:val="24"/>
          <w14:ligatures w14:val="none"/>
        </w:rPr>
        <w:t>atoms in the center row.</w:t>
      </w:r>
    </w:p>
    <w:p w14:paraId="1055E55A" w14:textId="35DDC7D4" w:rsidR="002304D0" w:rsidRDefault="005B6356" w:rsidP="00676F31">
      <w:pPr>
        <w:spacing w:after="0" w:line="240" w:lineRule="auto"/>
        <w:ind w:firstLine="720"/>
        <w:rPr>
          <w:rFonts w:ascii="Times New Roman" w:eastAsia="Times New Roman" w:hAnsi="Times New Roman" w:cs="Times New Roman"/>
          <w:color w:val="000000"/>
          <w:kern w:val="0"/>
          <w:sz w:val="24"/>
          <w:szCs w:val="24"/>
          <w14:ligatures w14:val="none"/>
        </w:rPr>
      </w:pPr>
      <w:proofErr w:type="spellStart"/>
      <w:r w:rsidRPr="001C1E50">
        <w:rPr>
          <w:rFonts w:ascii="Times New Roman" w:eastAsia="Times New Roman" w:hAnsi="Times New Roman" w:cs="Times New Roman"/>
          <w:color w:val="000000"/>
          <w:kern w:val="0"/>
          <w:sz w:val="24"/>
          <w:szCs w:val="24"/>
          <w14:ligatures w14:val="none"/>
        </w:rPr>
        <w:lastRenderedPageBreak/>
        <w:t>Sr₂CuO</w:t>
      </w:r>
      <w:proofErr w:type="spellEnd"/>
      <w:r w:rsidRPr="001C1E50">
        <w:rPr>
          <w:rFonts w:ascii="Times New Roman" w:eastAsia="Times New Roman" w:hAnsi="Times New Roman" w:cs="Times New Roman"/>
          <w:color w:val="000000"/>
          <w:kern w:val="0"/>
          <w:sz w:val="24"/>
          <w:szCs w:val="24"/>
          <w14:ligatures w14:val="none"/>
        </w:rPr>
        <w:t xml:space="preserve">₃ </w:t>
      </w:r>
      <w:r w:rsidR="001C1E50" w:rsidRPr="001C1E50">
        <w:rPr>
          <w:rFonts w:ascii="Times New Roman" w:eastAsia="Times New Roman" w:hAnsi="Times New Roman" w:cs="Times New Roman"/>
          <w:color w:val="000000"/>
          <w:kern w:val="0"/>
          <w:sz w:val="24"/>
          <w:szCs w:val="24"/>
          <w14:ligatures w14:val="none"/>
        </w:rPr>
        <w:t xml:space="preserve">has not yet been studied in the THz regime though we believe there is interesting physics at this level due to </w:t>
      </w:r>
      <w:commentRangeStart w:id="22"/>
      <w:r w:rsidR="001C1E50" w:rsidRPr="001C1E50">
        <w:rPr>
          <w:rFonts w:ascii="Times New Roman" w:eastAsia="Times New Roman" w:hAnsi="Times New Roman" w:cs="Times New Roman"/>
          <w:color w:val="000000"/>
          <w:kern w:val="0"/>
          <w:sz w:val="24"/>
          <w:szCs w:val="24"/>
          <w14:ligatures w14:val="none"/>
        </w:rPr>
        <w:t xml:space="preserve">prior experiments </w:t>
      </w:r>
      <w:commentRangeEnd w:id="22"/>
      <w:r w:rsidR="006C7066">
        <w:rPr>
          <w:rStyle w:val="CommentReference"/>
        </w:rPr>
        <w:commentReference w:id="22"/>
      </w:r>
      <w:r w:rsidR="001C1E50" w:rsidRPr="001C1E50">
        <w:rPr>
          <w:rFonts w:ascii="Times New Roman" w:eastAsia="Times New Roman" w:hAnsi="Times New Roman" w:cs="Times New Roman"/>
          <w:color w:val="000000"/>
          <w:kern w:val="0"/>
          <w:sz w:val="24"/>
          <w:szCs w:val="24"/>
          <w14:ligatures w14:val="none"/>
        </w:rPr>
        <w:t>in the THz regime. </w:t>
      </w:r>
      <w:r w:rsidR="00DB7C08">
        <w:rPr>
          <w:rFonts w:ascii="Times New Roman" w:eastAsia="Times New Roman" w:hAnsi="Times New Roman" w:cs="Times New Roman"/>
          <w:color w:val="000000"/>
          <w:kern w:val="0"/>
          <w:sz w:val="24"/>
          <w:szCs w:val="24"/>
          <w14:ligatures w14:val="none"/>
        </w:rPr>
        <w:t xml:space="preserve">For instance, the Hsieh lab has </w:t>
      </w:r>
      <w:r w:rsidR="00FF79B0">
        <w:rPr>
          <w:rFonts w:ascii="Times New Roman" w:eastAsia="Times New Roman" w:hAnsi="Times New Roman" w:cs="Times New Roman"/>
          <w:color w:val="000000"/>
          <w:kern w:val="0"/>
          <w:sz w:val="24"/>
          <w:szCs w:val="24"/>
          <w14:ligatures w14:val="none"/>
        </w:rPr>
        <w:t xml:space="preserve">studied iridates, which are a class of materials </w:t>
      </w:r>
      <w:proofErr w:type="gramStart"/>
      <w:r w:rsidR="006E61DE">
        <w:rPr>
          <w:rFonts w:ascii="Times New Roman" w:eastAsia="Times New Roman" w:hAnsi="Times New Roman" w:cs="Times New Roman"/>
          <w:color w:val="000000"/>
          <w:kern w:val="0"/>
          <w:sz w:val="24"/>
          <w:szCs w:val="24"/>
          <w14:ligatures w14:val="none"/>
        </w:rPr>
        <w:t>similar to</w:t>
      </w:r>
      <w:proofErr w:type="gramEnd"/>
      <w:r w:rsidR="006E61DE">
        <w:rPr>
          <w:rFonts w:ascii="Times New Roman" w:eastAsia="Times New Roman" w:hAnsi="Times New Roman" w:cs="Times New Roman"/>
          <w:color w:val="000000"/>
          <w:kern w:val="0"/>
          <w:sz w:val="24"/>
          <w:szCs w:val="24"/>
          <w14:ligatures w14:val="none"/>
        </w:rPr>
        <w:t xml:space="preserve"> </w:t>
      </w:r>
      <w:proofErr w:type="spellStart"/>
      <w:r w:rsidR="006E61DE">
        <w:rPr>
          <w:rFonts w:ascii="Times New Roman" w:eastAsia="Times New Roman" w:hAnsi="Times New Roman" w:cs="Times New Roman"/>
          <w:color w:val="000000"/>
          <w:kern w:val="0"/>
          <w:sz w:val="24"/>
          <w:szCs w:val="24"/>
          <w14:ligatures w14:val="none"/>
        </w:rPr>
        <w:t>cuprates</w:t>
      </w:r>
      <w:proofErr w:type="spellEnd"/>
      <w:r w:rsidR="006E61DE">
        <w:rPr>
          <w:rFonts w:ascii="Times New Roman" w:eastAsia="Times New Roman" w:hAnsi="Times New Roman" w:cs="Times New Roman"/>
          <w:color w:val="000000"/>
          <w:kern w:val="0"/>
          <w:sz w:val="24"/>
          <w:szCs w:val="24"/>
          <w14:ligatures w14:val="none"/>
        </w:rPr>
        <w:t xml:space="preserve"> </w:t>
      </w:r>
      <w:r w:rsidR="00B16DEC">
        <w:rPr>
          <w:rFonts w:ascii="Times New Roman" w:eastAsia="Times New Roman" w:hAnsi="Times New Roman" w:cs="Times New Roman"/>
          <w:color w:val="000000"/>
          <w:kern w:val="0"/>
          <w:sz w:val="24"/>
          <w:szCs w:val="24"/>
          <w14:ligatures w14:val="none"/>
        </w:rPr>
        <w:t xml:space="preserve">in their </w:t>
      </w:r>
      <w:r w:rsidR="0043293C">
        <w:rPr>
          <w:rFonts w:ascii="Times New Roman" w:eastAsia="Times New Roman" w:hAnsi="Times New Roman" w:cs="Times New Roman"/>
          <w:color w:val="000000"/>
          <w:kern w:val="0"/>
          <w:sz w:val="24"/>
          <w:szCs w:val="24"/>
          <w14:ligatures w14:val="none"/>
        </w:rPr>
        <w:t>Heisenberg exchange behavior</w:t>
      </w:r>
      <w:r w:rsidR="00924133">
        <w:rPr>
          <w:rFonts w:ascii="Times New Roman" w:eastAsia="Times New Roman" w:hAnsi="Times New Roman" w:cs="Times New Roman"/>
          <w:color w:val="000000"/>
          <w:kern w:val="0"/>
          <w:sz w:val="24"/>
          <w:szCs w:val="24"/>
          <w14:ligatures w14:val="none"/>
        </w:rPr>
        <w:t>,</w:t>
      </w:r>
      <w:commentRangeStart w:id="23"/>
      <w:r w:rsidR="00924133">
        <w:rPr>
          <w:rFonts w:ascii="Times New Roman" w:eastAsia="Times New Roman" w:hAnsi="Times New Roman" w:cs="Times New Roman"/>
          <w:color w:val="000000"/>
          <w:kern w:val="0"/>
          <w:sz w:val="24"/>
          <w:szCs w:val="24"/>
          <w14:ligatures w14:val="none"/>
        </w:rPr>
        <w:t xml:space="preserve"> which is</w:t>
      </w:r>
      <w:r w:rsidR="00882836">
        <w:rPr>
          <w:rFonts w:ascii="Times New Roman" w:eastAsia="Times New Roman" w:hAnsi="Times New Roman" w:cs="Times New Roman"/>
          <w:color w:val="000000"/>
          <w:kern w:val="0"/>
          <w:sz w:val="24"/>
          <w:szCs w:val="24"/>
          <w14:ligatures w14:val="none"/>
        </w:rPr>
        <w:t xml:space="preserve"> the interaction</w:t>
      </w:r>
      <w:r w:rsidR="00873943">
        <w:rPr>
          <w:rFonts w:ascii="Times New Roman" w:eastAsia="Times New Roman" w:hAnsi="Times New Roman" w:cs="Times New Roman"/>
          <w:color w:val="000000"/>
          <w:kern w:val="0"/>
          <w:sz w:val="24"/>
          <w:szCs w:val="24"/>
          <w14:ligatures w14:val="none"/>
        </w:rPr>
        <w:t xml:space="preserve"> that </w:t>
      </w:r>
      <w:r w:rsidR="00721708">
        <w:rPr>
          <w:rFonts w:ascii="Times New Roman" w:eastAsia="Times New Roman" w:hAnsi="Times New Roman" w:cs="Times New Roman"/>
          <w:color w:val="000000"/>
          <w:kern w:val="0"/>
          <w:sz w:val="24"/>
          <w:szCs w:val="24"/>
          <w14:ligatures w14:val="none"/>
        </w:rPr>
        <w:t>causes</w:t>
      </w:r>
      <w:r w:rsidR="00873943">
        <w:rPr>
          <w:rFonts w:ascii="Times New Roman" w:eastAsia="Times New Roman" w:hAnsi="Times New Roman" w:cs="Times New Roman"/>
          <w:color w:val="000000"/>
          <w:kern w:val="0"/>
          <w:sz w:val="24"/>
          <w:szCs w:val="24"/>
          <w14:ligatures w14:val="none"/>
        </w:rPr>
        <w:t xml:space="preserve"> the alignment or misalignment of magnetic spins,</w:t>
      </w:r>
      <w:r w:rsidR="0043293C">
        <w:rPr>
          <w:rFonts w:ascii="Times New Roman" w:eastAsia="Times New Roman" w:hAnsi="Times New Roman" w:cs="Times New Roman"/>
          <w:color w:val="000000"/>
          <w:kern w:val="0"/>
          <w:sz w:val="24"/>
          <w:szCs w:val="24"/>
          <w14:ligatures w14:val="none"/>
        </w:rPr>
        <w:t xml:space="preserve"> and </w:t>
      </w:r>
      <w:r w:rsidR="00B16DEC">
        <w:rPr>
          <w:rFonts w:ascii="Times New Roman" w:eastAsia="Times New Roman" w:hAnsi="Times New Roman" w:cs="Times New Roman"/>
          <w:color w:val="000000"/>
          <w:kern w:val="0"/>
          <w:sz w:val="24"/>
          <w:szCs w:val="24"/>
          <w14:ligatures w14:val="none"/>
        </w:rPr>
        <w:t>their</w:t>
      </w:r>
      <w:r w:rsidR="0043293C">
        <w:rPr>
          <w:rFonts w:ascii="Times New Roman" w:eastAsia="Times New Roman" w:hAnsi="Times New Roman" w:cs="Times New Roman"/>
          <w:color w:val="000000"/>
          <w:kern w:val="0"/>
          <w:sz w:val="24"/>
          <w:szCs w:val="24"/>
          <w14:ligatures w14:val="none"/>
        </w:rPr>
        <w:t xml:space="preserve"> spin ½ ions</w:t>
      </w:r>
      <w:commentRangeEnd w:id="23"/>
      <w:r w:rsidR="006C7066">
        <w:rPr>
          <w:rStyle w:val="CommentReference"/>
        </w:rPr>
        <w:commentReference w:id="23"/>
      </w:r>
      <w:r w:rsidR="0043293C">
        <w:rPr>
          <w:rFonts w:ascii="Times New Roman" w:eastAsia="Times New Roman" w:hAnsi="Times New Roman" w:cs="Times New Roman"/>
          <w:color w:val="000000"/>
          <w:kern w:val="0"/>
          <w:sz w:val="24"/>
          <w:szCs w:val="24"/>
          <w14:ligatures w14:val="none"/>
        </w:rPr>
        <w:t xml:space="preserve">. </w:t>
      </w:r>
      <w:r w:rsidR="006E61DE">
        <w:rPr>
          <w:rFonts w:ascii="Times New Roman" w:eastAsia="Times New Roman" w:hAnsi="Times New Roman" w:cs="Times New Roman"/>
          <w:color w:val="000000"/>
          <w:kern w:val="0"/>
          <w:sz w:val="24"/>
          <w:szCs w:val="24"/>
          <w14:ligatures w14:val="none"/>
        </w:rPr>
        <w:t xml:space="preserve">In strontium iridate, the Hsieh lab </w:t>
      </w:r>
      <w:r w:rsidR="00D750BF">
        <w:rPr>
          <w:rFonts w:ascii="Times New Roman" w:eastAsia="Times New Roman" w:hAnsi="Times New Roman" w:cs="Times New Roman"/>
          <w:color w:val="000000"/>
          <w:kern w:val="0"/>
          <w:sz w:val="24"/>
          <w:szCs w:val="24"/>
          <w14:ligatures w14:val="none"/>
        </w:rPr>
        <w:t>discovered</w:t>
      </w:r>
      <w:r w:rsidR="003C4A10">
        <w:rPr>
          <w:rFonts w:ascii="Times New Roman" w:eastAsia="Times New Roman" w:hAnsi="Times New Roman" w:cs="Times New Roman"/>
          <w:color w:val="000000"/>
          <w:kern w:val="0"/>
          <w:sz w:val="24"/>
          <w:szCs w:val="24"/>
          <w14:ligatures w14:val="none"/>
        </w:rPr>
        <w:t xml:space="preserve"> </w:t>
      </w:r>
      <w:r w:rsidR="00783A10">
        <w:rPr>
          <w:rFonts w:ascii="Times New Roman" w:eastAsia="Times New Roman" w:hAnsi="Times New Roman" w:cs="Times New Roman"/>
          <w:color w:val="000000"/>
          <w:kern w:val="0"/>
          <w:sz w:val="24"/>
          <w:szCs w:val="24"/>
          <w14:ligatures w14:val="none"/>
        </w:rPr>
        <w:t xml:space="preserve">the </w:t>
      </w:r>
      <w:commentRangeStart w:id="24"/>
      <w:r w:rsidR="00783A10">
        <w:rPr>
          <w:rFonts w:ascii="Times New Roman" w:eastAsia="Times New Roman" w:hAnsi="Times New Roman" w:cs="Times New Roman"/>
          <w:color w:val="000000"/>
          <w:kern w:val="0"/>
          <w:sz w:val="24"/>
          <w:szCs w:val="24"/>
          <w14:ligatures w14:val="none"/>
        </w:rPr>
        <w:t xml:space="preserve">presence of bound </w:t>
      </w:r>
      <w:r w:rsidR="00E56C6A">
        <w:rPr>
          <w:rFonts w:ascii="Times New Roman" w:eastAsia="Times New Roman" w:hAnsi="Times New Roman" w:cs="Times New Roman"/>
          <w:color w:val="000000"/>
          <w:kern w:val="0"/>
          <w:sz w:val="24"/>
          <w:szCs w:val="24"/>
          <w14:ligatures w14:val="none"/>
        </w:rPr>
        <w:t xml:space="preserve">states </w:t>
      </w:r>
      <w:r w:rsidR="00F46FF9">
        <w:rPr>
          <w:rFonts w:ascii="Times New Roman" w:eastAsia="Times New Roman" w:hAnsi="Times New Roman" w:cs="Times New Roman"/>
          <w:color w:val="000000"/>
          <w:kern w:val="0"/>
          <w:sz w:val="24"/>
          <w:szCs w:val="24"/>
          <w14:ligatures w14:val="none"/>
        </w:rPr>
        <w:t xml:space="preserve">formed through magnetic interactions known </w:t>
      </w:r>
      <w:r w:rsidR="003C4A10">
        <w:rPr>
          <w:rFonts w:ascii="Times New Roman" w:eastAsia="Times New Roman" w:hAnsi="Times New Roman" w:cs="Times New Roman"/>
          <w:color w:val="000000"/>
          <w:kern w:val="0"/>
          <w:sz w:val="24"/>
          <w:szCs w:val="24"/>
          <w14:ligatures w14:val="none"/>
        </w:rPr>
        <w:t>as</w:t>
      </w:r>
      <w:r w:rsidR="00D750BF">
        <w:rPr>
          <w:rFonts w:ascii="Times New Roman" w:eastAsia="Times New Roman" w:hAnsi="Times New Roman" w:cs="Times New Roman"/>
          <w:color w:val="000000"/>
          <w:kern w:val="0"/>
          <w:sz w:val="24"/>
          <w:szCs w:val="24"/>
          <w14:ligatures w14:val="none"/>
        </w:rPr>
        <w:t xml:space="preserve"> Hubbard excitons</w:t>
      </w:r>
      <w:r w:rsidR="003C4A10">
        <w:rPr>
          <w:rFonts w:ascii="Times New Roman" w:eastAsia="Times New Roman" w:hAnsi="Times New Roman" w:cs="Times New Roman"/>
          <w:color w:val="000000"/>
          <w:kern w:val="0"/>
          <w:sz w:val="24"/>
          <w:szCs w:val="24"/>
          <w14:ligatures w14:val="none"/>
        </w:rPr>
        <w:t xml:space="preserve"> </w:t>
      </w:r>
      <w:r w:rsidR="00783A10">
        <w:rPr>
          <w:rFonts w:ascii="Times New Roman" w:eastAsia="Times New Roman" w:hAnsi="Times New Roman" w:cs="Times New Roman"/>
          <w:color w:val="000000"/>
          <w:kern w:val="0"/>
          <w:sz w:val="24"/>
          <w:szCs w:val="24"/>
          <w14:ligatures w14:val="none"/>
        </w:rPr>
        <w:t>in the THz regime</w:t>
      </w:r>
      <w:r w:rsidR="00E56C6A">
        <w:rPr>
          <w:rFonts w:ascii="Times New Roman" w:eastAsia="Times New Roman" w:hAnsi="Times New Roman" w:cs="Times New Roman"/>
          <w:color w:val="000000"/>
          <w:kern w:val="0"/>
          <w:sz w:val="24"/>
          <w:szCs w:val="24"/>
          <w14:ligatures w14:val="none"/>
        </w:rPr>
        <w:t xml:space="preserve"> </w:t>
      </w:r>
      <w:r w:rsidR="006E61DE">
        <w:rPr>
          <w:rFonts w:ascii="Times New Roman" w:eastAsia="Times New Roman" w:hAnsi="Times New Roman" w:cs="Times New Roman"/>
          <w:color w:val="000000"/>
          <w:kern w:val="0"/>
          <w:sz w:val="24"/>
          <w:szCs w:val="24"/>
          <w14:ligatures w14:val="none"/>
        </w:rPr>
        <w:t>[3</w:t>
      </w:r>
      <w:r w:rsidR="00D750BF">
        <w:rPr>
          <w:rFonts w:ascii="Times New Roman" w:eastAsia="Times New Roman" w:hAnsi="Times New Roman" w:cs="Times New Roman"/>
          <w:color w:val="000000"/>
          <w:kern w:val="0"/>
          <w:sz w:val="24"/>
          <w:szCs w:val="24"/>
          <w14:ligatures w14:val="none"/>
        </w:rPr>
        <w:t>].</w:t>
      </w:r>
      <w:r w:rsidR="00DB7C08">
        <w:rPr>
          <w:rFonts w:ascii="Times New Roman" w:eastAsia="Times New Roman" w:hAnsi="Times New Roman" w:cs="Times New Roman"/>
          <w:color w:val="000000"/>
          <w:kern w:val="0"/>
          <w:sz w:val="24"/>
          <w:szCs w:val="24"/>
          <w14:ligatures w14:val="none"/>
        </w:rPr>
        <w:t xml:space="preserve"> </w:t>
      </w:r>
      <w:r w:rsidR="00721708">
        <w:rPr>
          <w:rFonts w:ascii="Times New Roman" w:eastAsia="Times New Roman" w:hAnsi="Times New Roman" w:cs="Times New Roman"/>
          <w:color w:val="000000"/>
          <w:kern w:val="0"/>
          <w:sz w:val="24"/>
          <w:szCs w:val="24"/>
          <w14:ligatures w14:val="none"/>
        </w:rPr>
        <w:t xml:space="preserve">These excitons were the first of </w:t>
      </w:r>
      <w:r w:rsidR="0080721C">
        <w:rPr>
          <w:rFonts w:ascii="Times New Roman" w:eastAsia="Times New Roman" w:hAnsi="Times New Roman" w:cs="Times New Roman"/>
          <w:color w:val="000000"/>
          <w:kern w:val="0"/>
          <w:sz w:val="24"/>
          <w:szCs w:val="24"/>
          <w14:ligatures w14:val="none"/>
        </w:rPr>
        <w:t>their</w:t>
      </w:r>
      <w:r w:rsidR="00721708">
        <w:rPr>
          <w:rFonts w:ascii="Times New Roman" w:eastAsia="Times New Roman" w:hAnsi="Times New Roman" w:cs="Times New Roman"/>
          <w:color w:val="000000"/>
          <w:kern w:val="0"/>
          <w:sz w:val="24"/>
          <w:szCs w:val="24"/>
          <w14:ligatures w14:val="none"/>
        </w:rPr>
        <w:t xml:space="preserve"> kind as previously all discovered excitons were </w:t>
      </w:r>
      <w:r w:rsidR="0096396E">
        <w:rPr>
          <w:rFonts w:ascii="Times New Roman" w:eastAsia="Times New Roman" w:hAnsi="Times New Roman" w:cs="Times New Roman"/>
          <w:color w:val="000000"/>
          <w:kern w:val="0"/>
          <w:sz w:val="24"/>
          <w:szCs w:val="24"/>
          <w14:ligatures w14:val="none"/>
        </w:rPr>
        <w:t>Coulombic excitons, bound through Coulomb’s force</w:t>
      </w:r>
      <w:r w:rsidR="00AC5970">
        <w:rPr>
          <w:rFonts w:ascii="Times New Roman" w:eastAsia="Times New Roman" w:hAnsi="Times New Roman" w:cs="Times New Roman"/>
          <w:color w:val="000000"/>
          <w:kern w:val="0"/>
          <w:sz w:val="24"/>
          <w:szCs w:val="24"/>
          <w14:ligatures w14:val="none"/>
        </w:rPr>
        <w:t>.</w:t>
      </w:r>
      <w:commentRangeEnd w:id="24"/>
      <w:r w:rsidR="006C7066">
        <w:rPr>
          <w:rStyle w:val="CommentReference"/>
        </w:rPr>
        <w:commentReference w:id="24"/>
      </w:r>
    </w:p>
    <w:p w14:paraId="6568B3BC" w14:textId="57270E21" w:rsidR="00662A7D" w:rsidRDefault="00BA43DD" w:rsidP="002304D0">
      <w:pPr>
        <w:spacing w:after="0" w:line="240" w:lineRule="auto"/>
        <w:rPr>
          <w:rFonts w:ascii="Times New Roman" w:eastAsia="Times New Roman" w:hAnsi="Times New Roman" w:cs="Times New Roman"/>
          <w:color w:val="000000"/>
          <w:kern w:val="0"/>
          <w:sz w:val="24"/>
          <w:szCs w:val="24"/>
          <w14:ligatures w14:val="none"/>
        </w:rPr>
      </w:pPr>
      <w:r w:rsidRPr="00BA43DD">
        <w:rPr>
          <w:rFonts w:ascii="Times New Roman" w:eastAsia="Times New Roman" w:hAnsi="Times New Roman" w:cs="Times New Roman"/>
          <w:noProof/>
          <w:color w:val="000000"/>
          <w:kern w:val="0"/>
          <w:sz w:val="24"/>
          <w:szCs w:val="24"/>
          <w14:ligatures w14:val="none"/>
        </w:rPr>
        <mc:AlternateContent>
          <mc:Choice Requires="wpg">
            <w:drawing>
              <wp:anchor distT="0" distB="0" distL="114300" distR="114300" simplePos="0" relativeHeight="251659264" behindDoc="0" locked="0" layoutInCell="1" allowOverlap="1" wp14:anchorId="14563AF8" wp14:editId="0316A352">
                <wp:simplePos x="0" y="0"/>
                <wp:positionH relativeFrom="column">
                  <wp:posOffset>-2216785</wp:posOffset>
                </wp:positionH>
                <wp:positionV relativeFrom="paragraph">
                  <wp:posOffset>168275</wp:posOffset>
                </wp:positionV>
                <wp:extent cx="1181100" cy="1716405"/>
                <wp:effectExtent l="0" t="0" r="0" b="0"/>
                <wp:wrapNone/>
                <wp:docPr id="13" name="Group 12">
                  <a:extLst xmlns:a="http://schemas.openxmlformats.org/drawingml/2006/main">
                    <a:ext uri="{FF2B5EF4-FFF2-40B4-BE49-F238E27FC236}">
                      <a16:creationId xmlns:a16="http://schemas.microsoft.com/office/drawing/2014/main" id="{3C47150D-F62D-115B-4113-11E4923C641D}"/>
                    </a:ext>
                  </a:extLst>
                </wp:docPr>
                <wp:cNvGraphicFramePr/>
                <a:graphic xmlns:a="http://schemas.openxmlformats.org/drawingml/2006/main">
                  <a:graphicData uri="http://schemas.microsoft.com/office/word/2010/wordprocessingGroup">
                    <wpg:wgp>
                      <wpg:cNvGrpSpPr/>
                      <wpg:grpSpPr>
                        <a:xfrm>
                          <a:off x="0" y="0"/>
                          <a:ext cx="1181100" cy="1716405"/>
                          <a:chOff x="187325" y="735330"/>
                          <a:chExt cx="1095377" cy="1482090"/>
                        </a:xfrm>
                      </wpg:grpSpPr>
                      <pic:pic xmlns:pic="http://schemas.openxmlformats.org/drawingml/2006/picture">
                        <pic:nvPicPr>
                          <pic:cNvPr id="1637516308" name="Picture 1637516308">
                            <a:extLst>
                              <a:ext uri="{FF2B5EF4-FFF2-40B4-BE49-F238E27FC236}">
                                <a16:creationId xmlns:a16="http://schemas.microsoft.com/office/drawing/2014/main" id="{307CD863-E7DE-3606-1D5B-B85F21C999C1}"/>
                              </a:ext>
                            </a:extLst>
                          </pic:cNvPr>
                          <pic:cNvPicPr>
                            <a:picLocks noChangeAspect="1"/>
                          </pic:cNvPicPr>
                        </pic:nvPicPr>
                        <pic:blipFill rotWithShape="1">
                          <a:blip r:embed="rId11"/>
                          <a:srcRect l="53240" t="40241" r="41677" b="50574"/>
                          <a:stretch/>
                        </pic:blipFill>
                        <pic:spPr>
                          <a:xfrm>
                            <a:off x="187325" y="735330"/>
                            <a:ext cx="619760" cy="629920"/>
                          </a:xfrm>
                          <a:prstGeom prst="rect">
                            <a:avLst/>
                          </a:prstGeom>
                        </pic:spPr>
                      </pic:pic>
                      <pic:pic xmlns:pic="http://schemas.openxmlformats.org/drawingml/2006/picture">
                        <pic:nvPicPr>
                          <pic:cNvPr id="1109210528" name="Picture 1109210528">
                            <a:extLst>
                              <a:ext uri="{FF2B5EF4-FFF2-40B4-BE49-F238E27FC236}">
                                <a16:creationId xmlns:a16="http://schemas.microsoft.com/office/drawing/2014/main" id="{3AFB6A6D-EBB5-43D2-5EA1-95CBCB178F51}"/>
                              </a:ext>
                            </a:extLst>
                          </pic:cNvPr>
                          <pic:cNvPicPr>
                            <a:picLocks noChangeAspect="1"/>
                          </pic:cNvPicPr>
                        </pic:nvPicPr>
                        <pic:blipFill rotWithShape="1">
                          <a:blip r:embed="rId11"/>
                          <a:srcRect l="48156" t="25425" r="48844" b="69390"/>
                          <a:stretch/>
                        </pic:blipFill>
                        <pic:spPr>
                          <a:xfrm>
                            <a:off x="276225" y="1740535"/>
                            <a:ext cx="365760" cy="355600"/>
                          </a:xfrm>
                          <a:prstGeom prst="rect">
                            <a:avLst/>
                          </a:prstGeom>
                        </pic:spPr>
                      </pic:pic>
                      <pic:pic xmlns:pic="http://schemas.openxmlformats.org/drawingml/2006/picture">
                        <pic:nvPicPr>
                          <pic:cNvPr id="858651689" name="Picture 858651689">
                            <a:extLst>
                              <a:ext uri="{FF2B5EF4-FFF2-40B4-BE49-F238E27FC236}">
                                <a16:creationId xmlns:a16="http://schemas.microsoft.com/office/drawing/2014/main" id="{507E9194-4A96-D167-1DEC-89867CA07387}"/>
                              </a:ext>
                            </a:extLst>
                          </pic:cNvPr>
                          <pic:cNvPicPr>
                            <a:picLocks noChangeAspect="1"/>
                          </pic:cNvPicPr>
                        </pic:nvPicPr>
                        <pic:blipFill rotWithShape="1">
                          <a:blip r:embed="rId11"/>
                          <a:srcRect l="73907" t="42714" r="23093" b="52992"/>
                          <a:stretch/>
                        </pic:blipFill>
                        <pic:spPr>
                          <a:xfrm>
                            <a:off x="314325" y="1405674"/>
                            <a:ext cx="365760" cy="294437"/>
                          </a:xfrm>
                          <a:prstGeom prst="rect">
                            <a:avLst/>
                          </a:prstGeom>
                        </pic:spPr>
                      </pic:pic>
                      <wps:wsp>
                        <wps:cNvPr id="322113034" name="TextBox 9">
                          <a:extLst>
                            <a:ext uri="{FF2B5EF4-FFF2-40B4-BE49-F238E27FC236}">
                              <a16:creationId xmlns:a16="http://schemas.microsoft.com/office/drawing/2014/main" id="{AFB8F4D8-941F-A0EB-0398-B8F2153B894A}"/>
                            </a:ext>
                          </a:extLst>
                        </wps:cNvPr>
                        <wps:cNvSpPr txBox="1"/>
                        <wps:spPr>
                          <a:xfrm>
                            <a:off x="807085" y="865624"/>
                            <a:ext cx="412115" cy="476885"/>
                          </a:xfrm>
                          <a:prstGeom prst="rect">
                            <a:avLst/>
                          </a:prstGeom>
                          <a:noFill/>
                        </wps:spPr>
                        <wps:txbx>
                          <w:txbxContent>
                            <w:p w14:paraId="160F800E"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Sr</w:t>
                              </w:r>
                            </w:p>
                          </w:txbxContent>
                        </wps:txbx>
                        <wps:bodyPr wrap="square" rtlCol="0">
                          <a:noAutofit/>
                        </wps:bodyPr>
                      </wps:wsp>
                      <wps:wsp>
                        <wps:cNvPr id="855209730" name="TextBox 10">
                          <a:extLst>
                            <a:ext uri="{FF2B5EF4-FFF2-40B4-BE49-F238E27FC236}">
                              <a16:creationId xmlns:a16="http://schemas.microsoft.com/office/drawing/2014/main" id="{FC6AB4EB-073C-0E99-B81F-D694A0ED68DA}"/>
                            </a:ext>
                          </a:extLst>
                        </wps:cNvPr>
                        <wps:cNvSpPr txBox="1"/>
                        <wps:spPr>
                          <a:xfrm>
                            <a:off x="807086" y="1371203"/>
                            <a:ext cx="475616" cy="476885"/>
                          </a:xfrm>
                          <a:prstGeom prst="rect">
                            <a:avLst/>
                          </a:prstGeom>
                          <a:noFill/>
                        </wps:spPr>
                        <wps:txbx>
                          <w:txbxContent>
                            <w:p w14:paraId="6BB04CDC"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Cu</w:t>
                              </w:r>
                            </w:p>
                          </w:txbxContent>
                        </wps:txbx>
                        <wps:bodyPr wrap="square" rtlCol="0">
                          <a:noAutofit/>
                        </wps:bodyPr>
                      </wps:wsp>
                      <wps:wsp>
                        <wps:cNvPr id="673770269" name="TextBox 11">
                          <a:extLst>
                            <a:ext uri="{FF2B5EF4-FFF2-40B4-BE49-F238E27FC236}">
                              <a16:creationId xmlns:a16="http://schemas.microsoft.com/office/drawing/2014/main" id="{6FF6FB17-20B2-44E9-230D-CD77E5AAA4EA}"/>
                            </a:ext>
                          </a:extLst>
                        </wps:cNvPr>
                        <wps:cNvSpPr txBox="1"/>
                        <wps:spPr>
                          <a:xfrm>
                            <a:off x="832733" y="1740535"/>
                            <a:ext cx="361315" cy="476885"/>
                          </a:xfrm>
                          <a:prstGeom prst="rect">
                            <a:avLst/>
                          </a:prstGeom>
                          <a:noFill/>
                        </wps:spPr>
                        <wps:txbx>
                          <w:txbxContent>
                            <w:p w14:paraId="65818177"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O</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4563AF8" id="Group 12" o:spid="_x0000_s1026" style="position:absolute;margin-left:-174.55pt;margin-top:13.25pt;width:93pt;height:135.15pt;z-index:251659264;mso-width-relative:margin;mso-height-relative:margin" coordorigin="1873,7353" coordsize="10953,14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7516308" o:spid="_x0000_s1027" type="#_x0000_t75" style="position:absolute;left:1873;top:7353;width:6197;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">
                  <v:imagedata r:id="rId12" o:title="" croptop="26372f" cropbottom="33144f" cropleft="34891f" cropright="27313f"/>
                </v:shape>
                <v:shape id="Picture 1109210528" o:spid="_x0000_s1028" type="#_x0000_t75" style="position:absolute;left:2762;top:17405;width:3657;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">
                  <v:imagedata r:id="rId12" o:title="" croptop="16663f" cropbottom="45475f" cropleft="31560f" cropright="32010f"/>
                </v:shape>
                <v:shape id="Picture 858651689" o:spid="_x0000_s1029" type="#_x0000_t75" style="position:absolute;left:3143;top:14056;width:3657;height:2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">
                  <v:imagedata r:id="rId12" o:title="" croptop="27993f" cropbottom="34729f" cropleft="48436f" cropright="15134f"/>
                </v:shape>
                <v:shapetype id="_x0000_t202" coordsize="21600,21600" o:spt="202" path="m,l,21600r21600,l21600,xe">
                  <v:stroke joinstyle="miter"/>
                  <v:path gradientshapeok="t" o:connecttype="rect"/>
                </v:shapetype>
                <v:shape id="TextBox 9" o:spid="_x0000_s1030" type="#_x0000_t202" style="position:absolute;left:8070;top:8656;width:4122;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" filled="f" stroked="f">
                  <v:textbox>
                    <w:txbxContent>
                      <w:p w14:paraId="160F800E"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Sr</w:t>
                        </w:r>
                      </w:p>
                    </w:txbxContent>
                  </v:textbox>
                </v:shape>
                <v:shape id="TextBox 10" o:spid="_x0000_s1031" type="#_x0000_t202" style="position:absolute;left:8070;top:13712;width:4757;height:4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" filled="f" stroked="f">
                  <v:textbox>
                    <w:txbxContent>
                      <w:p w14:paraId="6BB04CDC"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Cu</w:t>
                        </w:r>
                      </w:p>
                    </w:txbxContent>
                  </v:textbox>
                </v:shape>
                <v:shape id="TextBox 11" o:spid="_x0000_s1032" type="#_x0000_t202" style="position:absolute;left:8327;top:17405;width:3613;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" filled="f" stroked="f">
                  <v:textbox>
                    <w:txbxContent>
                      <w:p w14:paraId="65818177"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O</w:t>
                        </w:r>
                      </w:p>
                    </w:txbxContent>
                  </v:textbox>
                </v:shape>
              </v:group>
            </w:pict>
          </mc:Fallback>
        </mc:AlternateContent>
      </w:r>
    </w:p>
    <w:p w14:paraId="55593019" w14:textId="030DCB0F" w:rsidR="002304D0" w:rsidRDefault="002304D0" w:rsidP="002304D0">
      <w:pPr>
        <w:spacing w:after="0" w:line="240" w:lineRule="auto"/>
        <w:rPr>
          <w:ins w:id="25" w:author="Eleanor Richard" w:date="2024-02-02T11:52:00Z"/>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Methods and </w:t>
      </w:r>
      <w:proofErr w:type="spellStart"/>
      <w:r>
        <w:rPr>
          <w:rFonts w:ascii="Times New Roman" w:eastAsia="Times New Roman" w:hAnsi="Times New Roman" w:cs="Times New Roman"/>
          <w:color w:val="000000"/>
          <w:kern w:val="0"/>
          <w:sz w:val="24"/>
          <w:szCs w:val="24"/>
          <w14:ligatures w14:val="none"/>
        </w:rPr>
        <w:t>Resu</w:t>
      </w:r>
      <w:proofErr w:type="spellEnd"/>
      <w:del w:id="26" w:author="Kozlowski, Patryk T." w:date="2024-02-18T10:34:00Z">
        <w:r w:rsidDel="006C7066">
          <w:rPr>
            <w:rFonts w:ascii="Times New Roman" w:eastAsia="Times New Roman" w:hAnsi="Times New Roman" w:cs="Times New Roman"/>
            <w:color w:val="000000"/>
            <w:kern w:val="0"/>
            <w:sz w:val="24"/>
            <w:szCs w:val="24"/>
            <w14:ligatures w14:val="none"/>
          </w:rPr>
          <w:delText>lts</w:delText>
        </w:r>
      </w:del>
    </w:p>
    <w:p w14:paraId="1617B3F2" w14:textId="77777777" w:rsidR="0080721C"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To look for such quantum phenomena, we first measured the</w:t>
      </w:r>
      <w:r w:rsidR="00FD6B3F">
        <w:rPr>
          <w:rFonts w:ascii="Times New Roman" w:eastAsia="Times New Roman" w:hAnsi="Times New Roman" w:cs="Times New Roman"/>
          <w:color w:val="000000"/>
          <w:kern w:val="0"/>
          <w:sz w:val="24"/>
          <w:szCs w:val="24"/>
          <w14:ligatures w14:val="none"/>
        </w:rPr>
        <w:t xml:space="preserve"> terahertz response of the</w:t>
      </w:r>
      <w:r w:rsidR="00075323">
        <w:rPr>
          <w:rFonts w:ascii="Times New Roman" w:eastAsia="Times New Roman" w:hAnsi="Times New Roman" w:cs="Times New Roman"/>
          <w:color w:val="000000"/>
          <w:kern w:val="0"/>
          <w:sz w:val="24"/>
          <w:szCs w:val="24"/>
          <w14:ligatures w14:val="none"/>
        </w:rPr>
        <w:t xml:space="preserve"> </w:t>
      </w:r>
      <w:proofErr w:type="spellStart"/>
      <w:r w:rsidR="005B6356" w:rsidRPr="001C1E50">
        <w:rPr>
          <w:rFonts w:ascii="Times New Roman" w:eastAsia="Times New Roman" w:hAnsi="Times New Roman" w:cs="Times New Roman"/>
          <w:color w:val="000000"/>
          <w:kern w:val="0"/>
          <w:sz w:val="24"/>
          <w:szCs w:val="24"/>
          <w14:ligatures w14:val="none"/>
        </w:rPr>
        <w:t>Sr₂CuO</w:t>
      </w:r>
      <w:proofErr w:type="spellEnd"/>
      <w:r w:rsidR="005B6356" w:rsidRPr="001C1E50">
        <w:rPr>
          <w:rFonts w:ascii="Times New Roman" w:eastAsia="Times New Roman" w:hAnsi="Times New Roman" w:cs="Times New Roman"/>
          <w:color w:val="000000"/>
          <w:kern w:val="0"/>
          <w:sz w:val="24"/>
          <w:szCs w:val="24"/>
          <w14:ligatures w14:val="none"/>
        </w:rPr>
        <w:t xml:space="preserve">₃ </w:t>
      </w:r>
      <w:r w:rsidRPr="001C1E50">
        <w:rPr>
          <w:rFonts w:ascii="Times New Roman" w:eastAsia="Times New Roman" w:hAnsi="Times New Roman" w:cs="Times New Roman"/>
          <w:color w:val="000000"/>
          <w:kern w:val="0"/>
          <w:sz w:val="24"/>
          <w:szCs w:val="24"/>
          <w14:ligatures w14:val="none"/>
        </w:rPr>
        <w:t xml:space="preserve">sample in </w:t>
      </w:r>
      <w:r w:rsidR="00FD6B3F">
        <w:rPr>
          <w:rFonts w:ascii="Times New Roman" w:eastAsia="Times New Roman" w:hAnsi="Times New Roman" w:cs="Times New Roman"/>
          <w:color w:val="000000"/>
          <w:kern w:val="0"/>
          <w:sz w:val="24"/>
          <w:szCs w:val="24"/>
          <w14:ligatures w14:val="none"/>
        </w:rPr>
        <w:t xml:space="preserve">static </w:t>
      </w:r>
      <w:r w:rsidRPr="001C1E50">
        <w:rPr>
          <w:rFonts w:ascii="Times New Roman" w:eastAsia="Times New Roman" w:hAnsi="Times New Roman" w:cs="Times New Roman"/>
          <w:color w:val="000000"/>
          <w:kern w:val="0"/>
          <w:sz w:val="24"/>
          <w:szCs w:val="24"/>
          <w14:ligatures w14:val="none"/>
        </w:rPr>
        <w:t>transmission</w:t>
      </w:r>
      <w:r w:rsidR="00721708">
        <w:rPr>
          <w:rFonts w:ascii="Times New Roman" w:eastAsia="Times New Roman" w:hAnsi="Times New Roman" w:cs="Times New Roman"/>
          <w:color w:val="000000"/>
          <w:kern w:val="0"/>
          <w:sz w:val="24"/>
          <w:szCs w:val="24"/>
          <w14:ligatures w14:val="none"/>
        </w:rPr>
        <w:t>, meaning that the material is not excited by an initial laser pulse</w:t>
      </w:r>
      <w:r w:rsidRPr="001C1E50">
        <w:rPr>
          <w:rFonts w:ascii="Times New Roman" w:eastAsia="Times New Roman" w:hAnsi="Times New Roman" w:cs="Times New Roman"/>
          <w:color w:val="000000"/>
          <w:kern w:val="0"/>
          <w:sz w:val="24"/>
          <w:szCs w:val="24"/>
          <w14:ligatures w14:val="none"/>
        </w:rPr>
        <w:t>.</w:t>
      </w:r>
      <w:r w:rsidR="00721708">
        <w:rPr>
          <w:rFonts w:ascii="Times New Roman" w:eastAsia="Times New Roman" w:hAnsi="Times New Roman" w:cs="Times New Roman"/>
          <w:color w:val="000000"/>
          <w:kern w:val="0"/>
          <w:sz w:val="24"/>
          <w:szCs w:val="24"/>
          <w14:ligatures w14:val="none"/>
        </w:rPr>
        <w:t xml:space="preserve"> Hence, we are measuring the material in a steady state; </w:t>
      </w:r>
      <w:r w:rsidR="00721708" w:rsidRPr="001C1E50">
        <w:rPr>
          <w:rFonts w:ascii="Times New Roman" w:eastAsia="Times New Roman" w:hAnsi="Times New Roman" w:cs="Times New Roman"/>
          <w:color w:val="000000"/>
          <w:kern w:val="0"/>
          <w:sz w:val="24"/>
          <w:szCs w:val="24"/>
          <w14:ligatures w14:val="none"/>
        </w:rPr>
        <w:t>there are no photo-induced effects.</w:t>
      </w:r>
      <w:r w:rsidRPr="001C1E50">
        <w:rPr>
          <w:rFonts w:ascii="Times New Roman" w:eastAsia="Times New Roman" w:hAnsi="Times New Roman" w:cs="Times New Roman"/>
          <w:color w:val="000000"/>
          <w:kern w:val="0"/>
          <w:sz w:val="24"/>
          <w:szCs w:val="24"/>
          <w14:ligatures w14:val="none"/>
        </w:rPr>
        <w:t xml:space="preserve"> </w:t>
      </w:r>
    </w:p>
    <w:p w14:paraId="5DB8C0E2" w14:textId="7E3F7B34" w:rsidR="001C1E50" w:rsidRDefault="0080721C" w:rsidP="001C1E50">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Terahertz light cannot be produced directly by a laser therefore we must generate it through other mechanisms. In the Hsieh lab, t</w:t>
      </w:r>
      <w:r w:rsidR="00FD6B3F">
        <w:rPr>
          <w:rFonts w:ascii="Times New Roman" w:eastAsia="Times New Roman" w:hAnsi="Times New Roman" w:cs="Times New Roman"/>
          <w:color w:val="000000"/>
          <w:kern w:val="0"/>
          <w:sz w:val="24"/>
          <w:szCs w:val="24"/>
          <w14:ligatures w14:val="none"/>
        </w:rPr>
        <w:t xml:space="preserve">he </w:t>
      </w:r>
      <w:r w:rsidR="008A5C42">
        <w:rPr>
          <w:rFonts w:ascii="Times New Roman" w:eastAsia="Times New Roman" w:hAnsi="Times New Roman" w:cs="Times New Roman"/>
          <w:color w:val="000000"/>
          <w:kern w:val="0"/>
          <w:sz w:val="24"/>
          <w:szCs w:val="24"/>
          <w14:ligatures w14:val="none"/>
        </w:rPr>
        <w:t>terahertz</w:t>
      </w:r>
      <w:r w:rsidR="008B2101">
        <w:rPr>
          <w:rFonts w:ascii="Times New Roman" w:eastAsia="Times New Roman" w:hAnsi="Times New Roman" w:cs="Times New Roman"/>
          <w:color w:val="000000"/>
          <w:kern w:val="0"/>
          <w:sz w:val="24"/>
          <w:szCs w:val="24"/>
          <w14:ligatures w14:val="none"/>
        </w:rPr>
        <w:t xml:space="preserve"> light is generate</w:t>
      </w:r>
      <w:r w:rsidR="00423878">
        <w:rPr>
          <w:rFonts w:ascii="Times New Roman" w:eastAsia="Times New Roman" w:hAnsi="Times New Roman" w:cs="Times New Roman"/>
          <w:color w:val="000000"/>
          <w:kern w:val="0"/>
          <w:sz w:val="24"/>
          <w:szCs w:val="24"/>
          <w14:ligatures w14:val="none"/>
        </w:rPr>
        <w:t>d</w:t>
      </w:r>
      <w:r w:rsidR="008B2101">
        <w:rPr>
          <w:rFonts w:ascii="Times New Roman" w:eastAsia="Times New Roman" w:hAnsi="Times New Roman" w:cs="Times New Roman"/>
          <w:color w:val="000000"/>
          <w:kern w:val="0"/>
          <w:sz w:val="24"/>
          <w:szCs w:val="24"/>
          <w14:ligatures w14:val="none"/>
        </w:rPr>
        <w:t xml:space="preserve"> through a nonlinear optical response of the original laser light with a </w:t>
      </w:r>
      <w:proofErr w:type="spellStart"/>
      <w:r w:rsidR="008B2101">
        <w:rPr>
          <w:rFonts w:ascii="Times New Roman" w:eastAsia="Times New Roman" w:hAnsi="Times New Roman" w:cs="Times New Roman"/>
          <w:color w:val="000000"/>
          <w:kern w:val="0"/>
          <w:sz w:val="24"/>
          <w:szCs w:val="24"/>
          <w14:ligatures w14:val="none"/>
        </w:rPr>
        <w:t>ZnTe</w:t>
      </w:r>
      <w:proofErr w:type="spellEnd"/>
      <w:r w:rsidR="008B2101">
        <w:rPr>
          <w:rFonts w:ascii="Times New Roman" w:eastAsia="Times New Roman" w:hAnsi="Times New Roman" w:cs="Times New Roman"/>
          <w:color w:val="000000"/>
          <w:kern w:val="0"/>
          <w:sz w:val="24"/>
          <w:szCs w:val="24"/>
          <w14:ligatures w14:val="none"/>
        </w:rPr>
        <w:t xml:space="preserve"> crystal</w:t>
      </w:r>
      <w:r>
        <w:rPr>
          <w:rFonts w:ascii="Times New Roman" w:eastAsia="Times New Roman" w:hAnsi="Times New Roman" w:cs="Times New Roman"/>
          <w:color w:val="000000"/>
          <w:kern w:val="0"/>
          <w:sz w:val="24"/>
          <w:szCs w:val="24"/>
          <w14:ligatures w14:val="none"/>
        </w:rPr>
        <w:t xml:space="preserve">. </w:t>
      </w:r>
      <w:r w:rsidR="00E07513">
        <w:rPr>
          <w:rFonts w:ascii="Times New Roman" w:eastAsia="Times New Roman" w:hAnsi="Times New Roman" w:cs="Times New Roman"/>
          <w:color w:val="000000"/>
          <w:kern w:val="0"/>
          <w:sz w:val="24"/>
          <w:szCs w:val="24"/>
          <w14:ligatures w14:val="none"/>
        </w:rPr>
        <w:t xml:space="preserve">The </w:t>
      </w:r>
      <w:r w:rsidR="000A59AE">
        <w:rPr>
          <w:rFonts w:ascii="Times New Roman" w:eastAsia="Times New Roman" w:hAnsi="Times New Roman" w:cs="Times New Roman"/>
          <w:color w:val="000000"/>
          <w:kern w:val="0"/>
          <w:sz w:val="24"/>
          <w:szCs w:val="24"/>
          <w14:ligatures w14:val="none"/>
        </w:rPr>
        <w:t xml:space="preserve">signal </w:t>
      </w:r>
      <w:r w:rsidR="0058613A">
        <w:rPr>
          <w:rFonts w:ascii="Times New Roman" w:eastAsia="Times New Roman" w:hAnsi="Times New Roman" w:cs="Times New Roman"/>
          <w:color w:val="000000"/>
          <w:kern w:val="0"/>
          <w:sz w:val="24"/>
          <w:szCs w:val="24"/>
          <w14:ligatures w14:val="none"/>
        </w:rPr>
        <w:t xml:space="preserve">can then be detected after passing through a second </w:t>
      </w:r>
      <w:proofErr w:type="spellStart"/>
      <w:r w:rsidR="0058613A">
        <w:rPr>
          <w:rFonts w:ascii="Times New Roman" w:eastAsia="Times New Roman" w:hAnsi="Times New Roman" w:cs="Times New Roman"/>
          <w:color w:val="000000"/>
          <w:kern w:val="0"/>
          <w:sz w:val="24"/>
          <w:szCs w:val="24"/>
          <w14:ligatures w14:val="none"/>
        </w:rPr>
        <w:t>ZnTe</w:t>
      </w:r>
      <w:proofErr w:type="spellEnd"/>
      <w:r w:rsidR="0058613A">
        <w:rPr>
          <w:rFonts w:ascii="Times New Roman" w:eastAsia="Times New Roman" w:hAnsi="Times New Roman" w:cs="Times New Roman"/>
          <w:color w:val="000000"/>
          <w:kern w:val="0"/>
          <w:sz w:val="24"/>
          <w:szCs w:val="24"/>
          <w14:ligatures w14:val="none"/>
        </w:rPr>
        <w:t xml:space="preserve"> crystal. The</w:t>
      </w:r>
      <w:r w:rsidR="00E33A29">
        <w:rPr>
          <w:rFonts w:ascii="Times New Roman" w:eastAsia="Times New Roman" w:hAnsi="Times New Roman" w:cs="Times New Roman"/>
          <w:color w:val="000000"/>
          <w:kern w:val="0"/>
          <w:sz w:val="24"/>
          <w:szCs w:val="24"/>
          <w14:ligatures w14:val="none"/>
        </w:rPr>
        <w:t xml:space="preserve"> interaction of the terahertz light and the material</w:t>
      </w:r>
      <w:r w:rsidR="00721708">
        <w:rPr>
          <w:rFonts w:ascii="Times New Roman" w:eastAsia="Times New Roman" w:hAnsi="Times New Roman" w:cs="Times New Roman"/>
          <w:color w:val="000000"/>
          <w:kern w:val="0"/>
          <w:sz w:val="24"/>
          <w:szCs w:val="24"/>
          <w14:ligatures w14:val="none"/>
        </w:rPr>
        <w:t xml:space="preserve"> provides infor</w:t>
      </w:r>
      <w:r w:rsidR="007127EE">
        <w:rPr>
          <w:rFonts w:ascii="Times New Roman" w:eastAsia="Times New Roman" w:hAnsi="Times New Roman" w:cs="Times New Roman"/>
          <w:color w:val="000000"/>
          <w:kern w:val="0"/>
          <w:sz w:val="24"/>
          <w:szCs w:val="24"/>
          <w14:ligatures w14:val="none"/>
        </w:rPr>
        <w:t>mation on any absorptions</w:t>
      </w:r>
      <w:r w:rsidR="00721708">
        <w:rPr>
          <w:rFonts w:ascii="Times New Roman" w:eastAsia="Times New Roman" w:hAnsi="Times New Roman" w:cs="Times New Roman"/>
          <w:color w:val="000000"/>
          <w:kern w:val="0"/>
          <w:sz w:val="24"/>
          <w:szCs w:val="24"/>
          <w14:ligatures w14:val="none"/>
        </w:rPr>
        <w:t xml:space="preserve"> in the materials</w:t>
      </w:r>
      <w:r w:rsidR="007127EE">
        <w:rPr>
          <w:rFonts w:ascii="Times New Roman" w:eastAsia="Times New Roman" w:hAnsi="Times New Roman" w:cs="Times New Roman"/>
          <w:color w:val="000000"/>
          <w:kern w:val="0"/>
          <w:sz w:val="24"/>
          <w:szCs w:val="24"/>
          <w14:ligatures w14:val="none"/>
        </w:rPr>
        <w:t xml:space="preserve"> </w:t>
      </w:r>
      <w:r w:rsidR="008E6E27">
        <w:rPr>
          <w:rFonts w:ascii="Times New Roman" w:eastAsia="Times New Roman" w:hAnsi="Times New Roman" w:cs="Times New Roman"/>
          <w:color w:val="000000"/>
          <w:kern w:val="0"/>
          <w:sz w:val="24"/>
          <w:szCs w:val="24"/>
          <w14:ligatures w14:val="none"/>
        </w:rPr>
        <w:t xml:space="preserve">at these energies. </w:t>
      </w:r>
      <w:r w:rsidR="001C1E50" w:rsidRPr="001C1E50">
        <w:rPr>
          <w:rFonts w:ascii="Times New Roman" w:eastAsia="Times New Roman" w:hAnsi="Times New Roman" w:cs="Times New Roman"/>
          <w:color w:val="000000"/>
          <w:kern w:val="0"/>
          <w:sz w:val="24"/>
          <w:szCs w:val="24"/>
          <w14:ligatures w14:val="none"/>
        </w:rPr>
        <w:t xml:space="preserve">These measurements are conducted to 1) explore the low energy properties intrinsic to the material and 2) distinguish the photo-induced effects from the material’s </w:t>
      </w:r>
      <w:r w:rsidR="00721708">
        <w:rPr>
          <w:rFonts w:ascii="Times New Roman" w:eastAsia="Times New Roman" w:hAnsi="Times New Roman" w:cs="Times New Roman"/>
          <w:color w:val="000000"/>
          <w:kern w:val="0"/>
          <w:sz w:val="24"/>
          <w:szCs w:val="24"/>
          <w14:ligatures w14:val="none"/>
        </w:rPr>
        <w:t>steady state</w:t>
      </w:r>
      <w:r w:rsidR="00A308E4">
        <w:rPr>
          <w:rFonts w:ascii="Times New Roman" w:eastAsia="Times New Roman" w:hAnsi="Times New Roman" w:cs="Times New Roman"/>
          <w:color w:val="000000"/>
          <w:kern w:val="0"/>
          <w:sz w:val="24"/>
          <w:szCs w:val="24"/>
          <w14:ligatures w14:val="none"/>
        </w:rPr>
        <w:t xml:space="preserve"> when we later excite the material</w:t>
      </w:r>
      <w:r w:rsidR="001C1E50" w:rsidRPr="001C1E50">
        <w:rPr>
          <w:rFonts w:ascii="Times New Roman" w:eastAsia="Times New Roman" w:hAnsi="Times New Roman" w:cs="Times New Roman"/>
          <w:color w:val="000000"/>
          <w:kern w:val="0"/>
          <w:sz w:val="24"/>
          <w:szCs w:val="24"/>
          <w14:ligatures w14:val="none"/>
        </w:rPr>
        <w:t>.</w:t>
      </w:r>
    </w:p>
    <w:p w14:paraId="7CAEF80A" w14:textId="77777777" w:rsidR="00631310" w:rsidRPr="001C1E50" w:rsidRDefault="00631310" w:rsidP="00631310">
      <w:pPr>
        <w:spacing w:after="0" w:line="240" w:lineRule="auto"/>
        <w:rPr>
          <w:rFonts w:ascii="Times New Roman" w:eastAsia="Times New Roman" w:hAnsi="Times New Roman" w:cs="Times New Roman"/>
          <w:kern w:val="0"/>
          <w:sz w:val="24"/>
          <w:szCs w:val="24"/>
          <w14:ligatures w14:val="none"/>
        </w:rPr>
      </w:pPr>
    </w:p>
    <w:p w14:paraId="13CC8308" w14:textId="68043925" w:rsidR="001C1E50" w:rsidRPr="001C1E50" w:rsidRDefault="00E812FA" w:rsidP="001C1E50">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5568F70E" wp14:editId="1277C91D">
            <wp:extent cx="2426630" cy="1673860"/>
            <wp:effectExtent l="0" t="0" r="0" b="2540"/>
            <wp:docPr id="1204512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3497" cy="1706188"/>
                    </a:xfrm>
                    <a:prstGeom prst="rect">
                      <a:avLst/>
                    </a:prstGeom>
                    <a:noFill/>
                    <a:ln>
                      <a:noFill/>
                    </a:ln>
                  </pic:spPr>
                </pic:pic>
              </a:graphicData>
            </a:graphic>
          </wp:inline>
        </w:drawing>
      </w:r>
    </w:p>
    <w:p w14:paraId="27CB9716" w14:textId="58BA9C20"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commentRangeStart w:id="27"/>
      <w:commentRangeStart w:id="28"/>
      <w:r w:rsidRPr="001C1E50">
        <w:rPr>
          <w:rFonts w:ascii="Times New Roman" w:eastAsia="Times New Roman" w:hAnsi="Times New Roman" w:cs="Times New Roman"/>
          <w:color w:val="000000"/>
          <w:kern w:val="0"/>
          <w:sz w:val="24"/>
          <w:szCs w:val="24"/>
          <w14:ligatures w14:val="none"/>
        </w:rPr>
        <w:t xml:space="preserve">Figure </w:t>
      </w:r>
      <w:r w:rsidR="006E4CFC">
        <w:rPr>
          <w:rFonts w:ascii="Times New Roman" w:eastAsia="Times New Roman" w:hAnsi="Times New Roman" w:cs="Times New Roman"/>
          <w:color w:val="000000"/>
          <w:kern w:val="0"/>
          <w:sz w:val="24"/>
          <w:szCs w:val="24"/>
          <w14:ligatures w14:val="none"/>
        </w:rPr>
        <w:t>2</w:t>
      </w:r>
      <w:r w:rsidRPr="001C1E50">
        <w:rPr>
          <w:rFonts w:ascii="Times New Roman" w:eastAsia="Times New Roman" w:hAnsi="Times New Roman" w:cs="Times New Roman"/>
          <w:color w:val="000000"/>
          <w:kern w:val="0"/>
          <w:sz w:val="24"/>
          <w:szCs w:val="24"/>
          <w14:ligatures w14:val="none"/>
        </w:rPr>
        <w:t xml:space="preserve">: </w:t>
      </w:r>
      <w:commentRangeEnd w:id="27"/>
      <w:r w:rsidR="00721708">
        <w:rPr>
          <w:rStyle w:val="CommentReference"/>
        </w:rPr>
        <w:commentReference w:id="27"/>
      </w:r>
      <w:commentRangeEnd w:id="28"/>
      <w:r w:rsidR="00774938">
        <w:rPr>
          <w:rStyle w:val="CommentReference"/>
        </w:rPr>
        <w:commentReference w:id="28"/>
      </w:r>
      <w:r w:rsidRPr="001C1E50">
        <w:rPr>
          <w:rFonts w:ascii="Times New Roman" w:eastAsia="Times New Roman" w:hAnsi="Times New Roman" w:cs="Times New Roman"/>
          <w:color w:val="000000"/>
          <w:kern w:val="0"/>
          <w:sz w:val="24"/>
          <w:szCs w:val="24"/>
          <w14:ligatures w14:val="none"/>
        </w:rPr>
        <w:t>Static Transmission Layout [3]. The beam is separated into two paths by a beam splitter</w:t>
      </w:r>
      <w:r w:rsidR="005B157F">
        <w:rPr>
          <w:rFonts w:ascii="Times New Roman" w:eastAsia="Times New Roman" w:hAnsi="Times New Roman" w:cs="Times New Roman"/>
          <w:color w:val="000000"/>
          <w:kern w:val="0"/>
          <w:sz w:val="24"/>
          <w:szCs w:val="24"/>
          <w14:ligatures w14:val="none"/>
        </w:rPr>
        <w:t xml:space="preserve"> labeled BS</w:t>
      </w:r>
      <w:r w:rsidRPr="001C1E50">
        <w:rPr>
          <w:rFonts w:ascii="Times New Roman" w:eastAsia="Times New Roman" w:hAnsi="Times New Roman" w:cs="Times New Roman"/>
          <w:color w:val="000000"/>
          <w:kern w:val="0"/>
          <w:sz w:val="24"/>
          <w:szCs w:val="24"/>
          <w14:ligatures w14:val="none"/>
        </w:rPr>
        <w:t xml:space="preserve">. One beam reflects off several mirrors and is transmitted through the sample. The other beam detects the </w:t>
      </w:r>
      <w:r w:rsidR="007B1CD4">
        <w:rPr>
          <w:rFonts w:ascii="Times New Roman" w:eastAsia="Times New Roman" w:hAnsi="Times New Roman" w:cs="Times New Roman"/>
          <w:color w:val="000000"/>
          <w:kern w:val="0"/>
          <w:sz w:val="24"/>
          <w:szCs w:val="24"/>
          <w14:ligatures w14:val="none"/>
        </w:rPr>
        <w:t>terahertz response of</w:t>
      </w:r>
      <w:r w:rsidRPr="001C1E50">
        <w:rPr>
          <w:rFonts w:ascii="Times New Roman" w:eastAsia="Times New Roman" w:hAnsi="Times New Roman" w:cs="Times New Roman"/>
          <w:color w:val="000000"/>
          <w:kern w:val="0"/>
          <w:sz w:val="24"/>
          <w:szCs w:val="24"/>
          <w14:ligatures w14:val="none"/>
        </w:rPr>
        <w:t xml:space="preserve"> the material </w:t>
      </w:r>
      <w:r w:rsidR="001B0219">
        <w:rPr>
          <w:rFonts w:ascii="Times New Roman" w:eastAsia="Times New Roman" w:hAnsi="Times New Roman" w:cs="Times New Roman"/>
          <w:color w:val="000000"/>
          <w:kern w:val="0"/>
          <w:sz w:val="24"/>
          <w:szCs w:val="24"/>
          <w14:ligatures w14:val="none"/>
        </w:rPr>
        <w:t>t</w:t>
      </w:r>
      <w:r w:rsidRPr="001C1E50">
        <w:rPr>
          <w:rFonts w:ascii="Times New Roman" w:eastAsia="Times New Roman" w:hAnsi="Times New Roman" w:cs="Times New Roman"/>
          <w:color w:val="000000"/>
          <w:kern w:val="0"/>
          <w:sz w:val="24"/>
          <w:szCs w:val="24"/>
          <w14:ligatures w14:val="none"/>
        </w:rPr>
        <w:t xml:space="preserve">hrough the nonlinear interaction of the two beams with the </w:t>
      </w:r>
      <w:proofErr w:type="spellStart"/>
      <w:r w:rsidRPr="001C1E50">
        <w:rPr>
          <w:rFonts w:ascii="Times New Roman" w:eastAsia="Times New Roman" w:hAnsi="Times New Roman" w:cs="Times New Roman"/>
          <w:color w:val="000000"/>
          <w:kern w:val="0"/>
          <w:sz w:val="24"/>
          <w:szCs w:val="24"/>
          <w14:ligatures w14:val="none"/>
        </w:rPr>
        <w:t>ZnTe</w:t>
      </w:r>
      <w:proofErr w:type="spellEnd"/>
      <w:r w:rsidRPr="001C1E50">
        <w:rPr>
          <w:rFonts w:ascii="Times New Roman" w:eastAsia="Times New Roman" w:hAnsi="Times New Roman" w:cs="Times New Roman"/>
          <w:color w:val="000000"/>
          <w:kern w:val="0"/>
          <w:sz w:val="24"/>
          <w:szCs w:val="24"/>
          <w14:ligatures w14:val="none"/>
        </w:rPr>
        <w:t xml:space="preserve"> crystal before the detector.</w:t>
      </w:r>
    </w:p>
    <w:p w14:paraId="1FA843BA" w14:textId="502935C1" w:rsidR="00721708"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We measured our </w:t>
      </w:r>
      <w:proofErr w:type="spellStart"/>
      <w:r w:rsidRPr="001C1E50">
        <w:rPr>
          <w:rFonts w:ascii="Times New Roman" w:eastAsia="Times New Roman" w:hAnsi="Times New Roman" w:cs="Times New Roman"/>
          <w:color w:val="000000"/>
          <w:kern w:val="0"/>
          <w:sz w:val="24"/>
          <w:szCs w:val="24"/>
          <w14:ligatures w14:val="none"/>
        </w:rPr>
        <w:t>Sr₂CuO</w:t>
      </w:r>
      <w:proofErr w:type="spellEnd"/>
      <w:r w:rsidRPr="001C1E50">
        <w:rPr>
          <w:rFonts w:ascii="Times New Roman" w:eastAsia="Times New Roman" w:hAnsi="Times New Roman" w:cs="Times New Roman"/>
          <w:color w:val="000000"/>
          <w:kern w:val="0"/>
          <w:sz w:val="24"/>
          <w:szCs w:val="24"/>
          <w14:ligatures w14:val="none"/>
        </w:rPr>
        <w:t xml:space="preserve">₃ samples in static transmission using a technique we developed called Rotational Anisotropy Terahertz (RA-THz) spectroscopy. We placed the sample in a rotation mount and measured the THz transmission at different sample orientations. This rotation allowed us to study the polarization dependence of phenomena in the sample. The changes in </w:t>
      </w:r>
      <w:r w:rsidR="00980F0A">
        <w:rPr>
          <w:rFonts w:ascii="Times New Roman" w:eastAsia="Times New Roman" w:hAnsi="Times New Roman" w:cs="Times New Roman"/>
          <w:color w:val="000000"/>
          <w:kern w:val="0"/>
          <w:sz w:val="24"/>
          <w:szCs w:val="24"/>
          <w14:ligatures w14:val="none"/>
        </w:rPr>
        <w:t xml:space="preserve">the </w:t>
      </w:r>
      <w:r w:rsidRPr="001C1E50">
        <w:rPr>
          <w:rFonts w:ascii="Times New Roman" w:eastAsia="Times New Roman" w:hAnsi="Times New Roman" w:cs="Times New Roman"/>
          <w:color w:val="000000"/>
          <w:kern w:val="0"/>
          <w:sz w:val="24"/>
          <w:szCs w:val="24"/>
          <w14:ligatures w14:val="none"/>
        </w:rPr>
        <w:t xml:space="preserve">polarization </w:t>
      </w:r>
      <w:r w:rsidR="00721708">
        <w:rPr>
          <w:rFonts w:ascii="Times New Roman" w:eastAsia="Times New Roman" w:hAnsi="Times New Roman" w:cs="Times New Roman"/>
          <w:color w:val="000000"/>
          <w:kern w:val="0"/>
          <w:sz w:val="24"/>
          <w:szCs w:val="24"/>
          <w14:ligatures w14:val="none"/>
        </w:rPr>
        <w:t>are significant</w:t>
      </w:r>
      <w:r w:rsidRPr="001C1E50">
        <w:rPr>
          <w:rFonts w:ascii="Times New Roman" w:eastAsia="Times New Roman" w:hAnsi="Times New Roman" w:cs="Times New Roman"/>
          <w:color w:val="000000"/>
          <w:kern w:val="0"/>
          <w:sz w:val="24"/>
          <w:szCs w:val="24"/>
          <w14:ligatures w14:val="none"/>
        </w:rPr>
        <w:t xml:space="preserve"> because the</w:t>
      </w:r>
      <w:r w:rsidR="00FD1FAE">
        <w:rPr>
          <w:rFonts w:ascii="Times New Roman" w:eastAsia="Times New Roman" w:hAnsi="Times New Roman" w:cs="Times New Roman"/>
          <w:color w:val="000000"/>
          <w:kern w:val="0"/>
          <w:sz w:val="24"/>
          <w:szCs w:val="24"/>
          <w14:ligatures w14:val="none"/>
        </w:rPr>
        <w:t xml:space="preserve"> axes of the matter </w:t>
      </w:r>
      <w:r w:rsidR="00FD2801">
        <w:rPr>
          <w:rFonts w:ascii="Times New Roman" w:eastAsia="Times New Roman" w:hAnsi="Times New Roman" w:cs="Times New Roman"/>
          <w:color w:val="000000"/>
          <w:kern w:val="0"/>
          <w:sz w:val="24"/>
          <w:szCs w:val="24"/>
          <w14:ligatures w14:val="none"/>
        </w:rPr>
        <w:t xml:space="preserve">have different </w:t>
      </w:r>
      <w:r w:rsidR="00721708">
        <w:rPr>
          <w:rFonts w:ascii="Times New Roman" w:eastAsia="Times New Roman" w:hAnsi="Times New Roman" w:cs="Times New Roman"/>
          <w:color w:val="000000"/>
          <w:kern w:val="0"/>
          <w:sz w:val="24"/>
          <w:szCs w:val="24"/>
          <w14:ligatures w14:val="none"/>
        </w:rPr>
        <w:t>properties</w:t>
      </w:r>
      <w:r w:rsidR="003B0F28">
        <w:rPr>
          <w:rFonts w:ascii="Times New Roman" w:eastAsia="Times New Roman" w:hAnsi="Times New Roman" w:cs="Times New Roman"/>
          <w:color w:val="000000"/>
          <w:kern w:val="0"/>
          <w:sz w:val="24"/>
          <w:szCs w:val="24"/>
          <w14:ligatures w14:val="none"/>
        </w:rPr>
        <w:t xml:space="preserve">, </w:t>
      </w:r>
      <w:r w:rsidR="00FD2801">
        <w:rPr>
          <w:rFonts w:ascii="Times New Roman" w:eastAsia="Times New Roman" w:hAnsi="Times New Roman" w:cs="Times New Roman"/>
          <w:color w:val="000000"/>
          <w:kern w:val="0"/>
          <w:sz w:val="24"/>
          <w:szCs w:val="24"/>
          <w14:ligatures w14:val="none"/>
        </w:rPr>
        <w:t>therefore</w:t>
      </w:r>
      <w:r w:rsidRPr="001C1E50">
        <w:rPr>
          <w:rFonts w:ascii="Times New Roman" w:eastAsia="Times New Roman" w:hAnsi="Times New Roman" w:cs="Times New Roman"/>
          <w:color w:val="000000"/>
          <w:kern w:val="0"/>
          <w:sz w:val="24"/>
          <w:szCs w:val="24"/>
          <w14:ligatures w14:val="none"/>
        </w:rPr>
        <w:t xml:space="preserve"> light’s interaction </w:t>
      </w:r>
      <w:proofErr w:type="spellStart"/>
      <w:r w:rsidRPr="001C1E50">
        <w:rPr>
          <w:rFonts w:ascii="Times New Roman" w:eastAsia="Times New Roman" w:hAnsi="Times New Roman" w:cs="Times New Roman"/>
          <w:color w:val="000000"/>
          <w:kern w:val="0"/>
          <w:sz w:val="24"/>
          <w:szCs w:val="24"/>
          <w14:ligatures w14:val="none"/>
        </w:rPr>
        <w:t>along</w:t>
      </w:r>
      <w:proofErr w:type="spellEnd"/>
      <w:r w:rsidRPr="001C1E50">
        <w:rPr>
          <w:rFonts w:ascii="Times New Roman" w:eastAsia="Times New Roman" w:hAnsi="Times New Roman" w:cs="Times New Roman"/>
          <w:color w:val="000000"/>
          <w:kern w:val="0"/>
          <w:sz w:val="24"/>
          <w:szCs w:val="24"/>
          <w14:ligatures w14:val="none"/>
        </w:rPr>
        <w:t xml:space="preserve"> </w:t>
      </w:r>
      <w:r w:rsidR="003B0F28">
        <w:rPr>
          <w:rFonts w:ascii="Times New Roman" w:eastAsia="Times New Roman" w:hAnsi="Times New Roman" w:cs="Times New Roman"/>
          <w:color w:val="000000"/>
          <w:kern w:val="0"/>
          <w:sz w:val="24"/>
          <w:szCs w:val="24"/>
          <w14:ligatures w14:val="none"/>
        </w:rPr>
        <w:t>various</w:t>
      </w:r>
      <w:r w:rsidRPr="001C1E50">
        <w:rPr>
          <w:rFonts w:ascii="Times New Roman" w:eastAsia="Times New Roman" w:hAnsi="Times New Roman" w:cs="Times New Roman"/>
          <w:color w:val="000000"/>
          <w:kern w:val="0"/>
          <w:sz w:val="24"/>
          <w:szCs w:val="24"/>
          <w14:ligatures w14:val="none"/>
        </w:rPr>
        <w:t xml:space="preserve"> axes in the material can yield unique effects</w:t>
      </w:r>
      <w:commentRangeStart w:id="29"/>
      <w:r w:rsidR="00210AAA">
        <w:rPr>
          <w:rFonts w:ascii="Times New Roman" w:eastAsia="Times New Roman" w:hAnsi="Times New Roman" w:cs="Times New Roman"/>
          <w:color w:val="000000"/>
          <w:kern w:val="0"/>
          <w:sz w:val="24"/>
          <w:szCs w:val="24"/>
          <w14:ligatures w14:val="none"/>
        </w:rPr>
        <w:t xml:space="preserve">. </w:t>
      </w:r>
      <w:r w:rsidR="003C4A10">
        <w:rPr>
          <w:rFonts w:ascii="Times New Roman" w:eastAsia="Times New Roman" w:hAnsi="Times New Roman" w:cs="Times New Roman"/>
          <w:color w:val="000000"/>
          <w:kern w:val="0"/>
          <w:sz w:val="24"/>
          <w:szCs w:val="24"/>
          <w14:ligatures w14:val="none"/>
        </w:rPr>
        <w:t xml:space="preserve">For example, </w:t>
      </w:r>
      <w:r w:rsidR="00D262F7">
        <w:rPr>
          <w:rFonts w:ascii="Times New Roman" w:eastAsia="Times New Roman" w:hAnsi="Times New Roman" w:cs="Times New Roman"/>
          <w:color w:val="000000"/>
          <w:kern w:val="0"/>
          <w:sz w:val="24"/>
          <w:szCs w:val="24"/>
          <w14:ligatures w14:val="none"/>
        </w:rPr>
        <w:t xml:space="preserve">the axes have different atoms and hence different bond lengths and possibly electron interactions, which </w:t>
      </w:r>
      <w:r w:rsidR="001B220F">
        <w:rPr>
          <w:rFonts w:ascii="Times New Roman" w:eastAsia="Times New Roman" w:hAnsi="Times New Roman" w:cs="Times New Roman"/>
          <w:color w:val="000000"/>
          <w:kern w:val="0"/>
          <w:sz w:val="24"/>
          <w:szCs w:val="24"/>
          <w14:ligatures w14:val="none"/>
        </w:rPr>
        <w:t>influence the</w:t>
      </w:r>
      <w:r w:rsidR="0080721C">
        <w:rPr>
          <w:rFonts w:ascii="Times New Roman" w:eastAsia="Times New Roman" w:hAnsi="Times New Roman" w:cs="Times New Roman"/>
          <w:color w:val="000000"/>
          <w:kern w:val="0"/>
          <w:sz w:val="24"/>
          <w:szCs w:val="24"/>
          <w14:ligatures w14:val="none"/>
        </w:rPr>
        <w:t xml:space="preserve"> </w:t>
      </w:r>
      <w:r w:rsidR="007F30AE">
        <w:rPr>
          <w:rFonts w:ascii="Times New Roman" w:eastAsia="Times New Roman" w:hAnsi="Times New Roman" w:cs="Times New Roman"/>
          <w:color w:val="000000"/>
          <w:kern w:val="0"/>
          <w:sz w:val="24"/>
          <w:szCs w:val="24"/>
          <w14:ligatures w14:val="none"/>
        </w:rPr>
        <w:t xml:space="preserve">axis’s </w:t>
      </w:r>
      <w:r w:rsidR="0080721C">
        <w:rPr>
          <w:rFonts w:ascii="Times New Roman" w:eastAsia="Times New Roman" w:hAnsi="Times New Roman" w:cs="Times New Roman"/>
          <w:color w:val="000000"/>
          <w:kern w:val="0"/>
          <w:sz w:val="24"/>
          <w:szCs w:val="24"/>
          <w14:ligatures w14:val="none"/>
        </w:rPr>
        <w:t>response</w:t>
      </w:r>
      <w:r w:rsidR="001B220F">
        <w:rPr>
          <w:rFonts w:ascii="Times New Roman" w:eastAsia="Times New Roman" w:hAnsi="Times New Roman" w:cs="Times New Roman"/>
          <w:color w:val="000000"/>
          <w:kern w:val="0"/>
          <w:sz w:val="24"/>
          <w:szCs w:val="24"/>
          <w14:ligatures w14:val="none"/>
        </w:rPr>
        <w:t xml:space="preserve"> to</w:t>
      </w:r>
      <w:r w:rsidR="00D262F7">
        <w:rPr>
          <w:rFonts w:ascii="Times New Roman" w:eastAsia="Times New Roman" w:hAnsi="Times New Roman" w:cs="Times New Roman"/>
          <w:color w:val="000000"/>
          <w:kern w:val="0"/>
          <w:sz w:val="24"/>
          <w:szCs w:val="24"/>
          <w14:ligatures w14:val="none"/>
        </w:rPr>
        <w:t xml:space="preserve"> light. </w:t>
      </w:r>
      <w:commentRangeEnd w:id="29"/>
      <w:r w:rsidR="00774938">
        <w:rPr>
          <w:rStyle w:val="CommentReference"/>
        </w:rPr>
        <w:commentReference w:id="29"/>
      </w:r>
    </w:p>
    <w:p w14:paraId="486FDDEA" w14:textId="44EC8811" w:rsidR="001C1E50" w:rsidRPr="001C1E50" w:rsidRDefault="00620B9D" w:rsidP="001C1E50">
      <w:pPr>
        <w:spacing w:after="0" w:line="240" w:lineRule="auto"/>
        <w:ind w:firstLine="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 xml:space="preserve">At the photodetector, we measure time traces of the signal to observe the material’s response </w:t>
      </w:r>
      <w:r w:rsidR="0080721C">
        <w:rPr>
          <w:rFonts w:ascii="Times New Roman" w:eastAsia="Times New Roman" w:hAnsi="Times New Roman" w:cs="Times New Roman"/>
          <w:color w:val="000000"/>
          <w:kern w:val="0"/>
          <w:sz w:val="24"/>
          <w:szCs w:val="24"/>
          <w14:ligatures w14:val="none"/>
        </w:rPr>
        <w:t>to</w:t>
      </w:r>
      <w:r>
        <w:rPr>
          <w:rFonts w:ascii="Times New Roman" w:eastAsia="Times New Roman" w:hAnsi="Times New Roman" w:cs="Times New Roman"/>
          <w:color w:val="000000"/>
          <w:kern w:val="0"/>
          <w:sz w:val="24"/>
          <w:szCs w:val="24"/>
          <w14:ligatures w14:val="none"/>
        </w:rPr>
        <w:t xml:space="preserve"> the terahertz light. Such time traces are depicted in Figure 3a. </w:t>
      </w:r>
      <w:r w:rsidR="001C1E50" w:rsidRPr="001C1E50">
        <w:rPr>
          <w:rFonts w:ascii="Times New Roman" w:eastAsia="Times New Roman" w:hAnsi="Times New Roman" w:cs="Times New Roman"/>
          <w:color w:val="000000"/>
          <w:kern w:val="0"/>
          <w:sz w:val="24"/>
          <w:szCs w:val="24"/>
          <w14:ligatures w14:val="none"/>
        </w:rPr>
        <w:t xml:space="preserve">By Fourier transforming the pulses, we can analyze the data in the frequency space. </w:t>
      </w:r>
      <w:commentRangeStart w:id="30"/>
      <w:r w:rsidR="001C1E50" w:rsidRPr="001C1E50">
        <w:rPr>
          <w:rFonts w:ascii="Times New Roman" w:eastAsia="Times New Roman" w:hAnsi="Times New Roman" w:cs="Times New Roman"/>
          <w:color w:val="000000"/>
          <w:kern w:val="0"/>
          <w:sz w:val="24"/>
          <w:szCs w:val="24"/>
          <w14:ligatures w14:val="none"/>
        </w:rPr>
        <w:t xml:space="preserve">Dips in the frequency </w:t>
      </w:r>
      <w:r w:rsidR="001C1E50" w:rsidRPr="001C1E50">
        <w:rPr>
          <w:rFonts w:ascii="Times New Roman" w:eastAsia="Times New Roman" w:hAnsi="Times New Roman" w:cs="Times New Roman"/>
          <w:color w:val="000000"/>
          <w:kern w:val="0"/>
          <w:sz w:val="24"/>
          <w:szCs w:val="24"/>
          <w14:ligatures w14:val="none"/>
        </w:rPr>
        <w:lastRenderedPageBreak/>
        <w:t xml:space="preserve">spectrum, as seen </w:t>
      </w:r>
      <w:r w:rsidR="007F30AE">
        <w:rPr>
          <w:rFonts w:ascii="Times New Roman" w:eastAsia="Times New Roman" w:hAnsi="Times New Roman" w:cs="Times New Roman"/>
          <w:color w:val="000000"/>
          <w:kern w:val="0"/>
          <w:sz w:val="24"/>
          <w:szCs w:val="24"/>
          <w14:ligatures w14:val="none"/>
        </w:rPr>
        <w:t xml:space="preserve">at 1.4 THz </w:t>
      </w:r>
      <w:r w:rsidR="001C1E50" w:rsidRPr="001C1E50">
        <w:rPr>
          <w:rFonts w:ascii="Times New Roman" w:eastAsia="Times New Roman" w:hAnsi="Times New Roman" w:cs="Times New Roman"/>
          <w:color w:val="000000"/>
          <w:kern w:val="0"/>
          <w:sz w:val="24"/>
          <w:szCs w:val="24"/>
          <w14:ligatures w14:val="none"/>
        </w:rPr>
        <w:t xml:space="preserve">in </w:t>
      </w:r>
      <w:r>
        <w:rPr>
          <w:rFonts w:ascii="Times New Roman" w:eastAsia="Times New Roman" w:hAnsi="Times New Roman" w:cs="Times New Roman"/>
          <w:color w:val="000000"/>
          <w:kern w:val="0"/>
          <w:sz w:val="24"/>
          <w:szCs w:val="24"/>
          <w14:ligatures w14:val="none"/>
        </w:rPr>
        <w:t>Figure 3b</w:t>
      </w:r>
      <w:r w:rsidR="001C1E50" w:rsidRPr="001C1E50">
        <w:rPr>
          <w:rFonts w:ascii="Times New Roman" w:eastAsia="Times New Roman" w:hAnsi="Times New Roman" w:cs="Times New Roman"/>
          <w:color w:val="000000"/>
          <w:kern w:val="0"/>
          <w:sz w:val="24"/>
          <w:szCs w:val="24"/>
          <w14:ligatures w14:val="none"/>
        </w:rPr>
        <w:t xml:space="preserve">, signify </w:t>
      </w:r>
      <w:r w:rsidR="0080721C">
        <w:rPr>
          <w:rFonts w:ascii="Times New Roman" w:eastAsia="Times New Roman" w:hAnsi="Times New Roman" w:cs="Times New Roman"/>
          <w:color w:val="000000"/>
          <w:kern w:val="0"/>
          <w:sz w:val="24"/>
          <w:szCs w:val="24"/>
          <w14:ligatures w14:val="none"/>
        </w:rPr>
        <w:t xml:space="preserve">energy absorption, which in turn signals that </w:t>
      </w:r>
      <w:r w:rsidR="001C1E50" w:rsidRPr="001C1E50">
        <w:rPr>
          <w:rFonts w:ascii="Times New Roman" w:eastAsia="Times New Roman" w:hAnsi="Times New Roman" w:cs="Times New Roman"/>
          <w:color w:val="000000"/>
          <w:kern w:val="0"/>
          <w:sz w:val="24"/>
          <w:szCs w:val="24"/>
          <w14:ligatures w14:val="none"/>
        </w:rPr>
        <w:t xml:space="preserve">something </w:t>
      </w:r>
      <w:del w:id="31" w:author="Kozlowski, Patryk T." w:date="2024-02-18T10:44:00Z">
        <w:r w:rsidR="001C1E50" w:rsidRPr="001C1E50" w:rsidDel="00774938">
          <w:rPr>
            <w:rFonts w:ascii="Times New Roman" w:eastAsia="Times New Roman" w:hAnsi="Times New Roman" w:cs="Times New Roman"/>
            <w:color w:val="000000"/>
            <w:kern w:val="0"/>
            <w:sz w:val="24"/>
            <w:szCs w:val="24"/>
            <w14:ligatures w14:val="none"/>
          </w:rPr>
          <w:delText>interesting</w:delText>
        </w:r>
      </w:del>
      <w:r w:rsidR="001C1E50" w:rsidRPr="001C1E50">
        <w:rPr>
          <w:rFonts w:ascii="Times New Roman" w:eastAsia="Times New Roman" w:hAnsi="Times New Roman" w:cs="Times New Roman"/>
          <w:color w:val="000000"/>
          <w:kern w:val="0"/>
          <w:sz w:val="24"/>
          <w:szCs w:val="24"/>
          <w14:ligatures w14:val="none"/>
        </w:rPr>
        <w:t xml:space="preserve"> is happening in the material at th</w:t>
      </w:r>
      <w:r w:rsidR="0080721C">
        <w:rPr>
          <w:rFonts w:ascii="Times New Roman" w:eastAsia="Times New Roman" w:hAnsi="Times New Roman" w:cs="Times New Roman"/>
          <w:color w:val="000000"/>
          <w:kern w:val="0"/>
          <w:sz w:val="24"/>
          <w:szCs w:val="24"/>
          <w14:ligatures w14:val="none"/>
        </w:rPr>
        <w:t>at</w:t>
      </w:r>
      <w:r w:rsidR="001C1E50" w:rsidRPr="001C1E50">
        <w:rPr>
          <w:rFonts w:ascii="Times New Roman" w:eastAsia="Times New Roman" w:hAnsi="Times New Roman" w:cs="Times New Roman"/>
          <w:color w:val="000000"/>
          <w:kern w:val="0"/>
          <w:sz w:val="24"/>
          <w:szCs w:val="24"/>
          <w14:ligatures w14:val="none"/>
        </w:rPr>
        <w:t xml:space="preserve"> frequenc</w:t>
      </w:r>
      <w:r w:rsidR="0080721C">
        <w:rPr>
          <w:rFonts w:ascii="Times New Roman" w:eastAsia="Times New Roman" w:hAnsi="Times New Roman" w:cs="Times New Roman"/>
          <w:color w:val="000000"/>
          <w:kern w:val="0"/>
          <w:sz w:val="24"/>
          <w:szCs w:val="24"/>
          <w14:ligatures w14:val="none"/>
        </w:rPr>
        <w:t xml:space="preserve">y </w:t>
      </w:r>
      <w:r w:rsidR="00E51F6B">
        <w:rPr>
          <w:rFonts w:ascii="Times New Roman" w:eastAsia="Times New Roman" w:hAnsi="Times New Roman" w:cs="Times New Roman"/>
          <w:color w:val="000000"/>
          <w:kern w:val="0"/>
          <w:sz w:val="24"/>
          <w:szCs w:val="24"/>
          <w14:ligatures w14:val="none"/>
        </w:rPr>
        <w:t>as</w:t>
      </w:r>
      <w:r>
        <w:rPr>
          <w:rFonts w:ascii="Times New Roman" w:eastAsia="Times New Roman" w:hAnsi="Times New Roman" w:cs="Times New Roman"/>
          <w:color w:val="000000"/>
          <w:kern w:val="0"/>
          <w:sz w:val="24"/>
          <w:szCs w:val="24"/>
          <w14:ligatures w14:val="none"/>
        </w:rPr>
        <w:t xml:space="preserve"> some process in the material is using energy</w:t>
      </w:r>
      <w:r w:rsidR="001C1E50" w:rsidRPr="001C1E50">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r w:rsidR="001C1E50" w:rsidRPr="001C1E50">
        <w:rPr>
          <w:rFonts w:ascii="Times New Roman" w:eastAsia="Times New Roman" w:hAnsi="Times New Roman" w:cs="Times New Roman"/>
          <w:color w:val="000000"/>
          <w:kern w:val="0"/>
          <w:sz w:val="24"/>
          <w:szCs w:val="24"/>
          <w14:ligatures w14:val="none"/>
        </w:rPr>
        <w:t>The challenge then becomes determining what phenomenon is causing th</w:t>
      </w:r>
      <w:r w:rsidR="00781E4D">
        <w:rPr>
          <w:rFonts w:ascii="Times New Roman" w:eastAsia="Times New Roman" w:hAnsi="Times New Roman" w:cs="Times New Roman"/>
          <w:color w:val="000000"/>
          <w:kern w:val="0"/>
          <w:sz w:val="24"/>
          <w:szCs w:val="24"/>
          <w14:ligatures w14:val="none"/>
        </w:rPr>
        <w:t>e</w:t>
      </w:r>
      <w:r w:rsidR="001C1E50" w:rsidRPr="001C1E50">
        <w:rPr>
          <w:rFonts w:ascii="Times New Roman" w:eastAsia="Times New Roman" w:hAnsi="Times New Roman" w:cs="Times New Roman"/>
          <w:color w:val="000000"/>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absorption</w:t>
      </w:r>
      <w:r w:rsidR="00781E4D">
        <w:rPr>
          <w:rFonts w:ascii="Times New Roman" w:eastAsia="Times New Roman" w:hAnsi="Times New Roman" w:cs="Times New Roman"/>
          <w:color w:val="000000"/>
          <w:kern w:val="0"/>
          <w:sz w:val="24"/>
          <w:szCs w:val="24"/>
          <w14:ligatures w14:val="none"/>
        </w:rPr>
        <w:t>s</w:t>
      </w:r>
      <w:r w:rsidR="001C1E50" w:rsidRPr="001C1E50">
        <w:rPr>
          <w:rFonts w:ascii="Times New Roman" w:eastAsia="Times New Roman" w:hAnsi="Times New Roman" w:cs="Times New Roman"/>
          <w:color w:val="000000"/>
          <w:kern w:val="0"/>
          <w:sz w:val="24"/>
          <w:szCs w:val="24"/>
          <w14:ligatures w14:val="none"/>
        </w:rPr>
        <w:t>. </w:t>
      </w:r>
      <w:commentRangeEnd w:id="30"/>
      <w:r w:rsidR="00774938">
        <w:rPr>
          <w:rStyle w:val="CommentReference"/>
        </w:rPr>
        <w:commentReference w:id="30"/>
      </w:r>
    </w:p>
    <w:p w14:paraId="06A13952" w14:textId="25E55D5C" w:rsidR="001C1E50" w:rsidRPr="001C1E50" w:rsidRDefault="001C1E50" w:rsidP="001C1E50">
      <w:pPr>
        <w:spacing w:after="0" w:line="240" w:lineRule="auto"/>
        <w:ind w:firstLine="720"/>
        <w:rPr>
          <w:rFonts w:ascii="Times New Roman" w:eastAsia="Times New Roman" w:hAnsi="Times New Roman" w:cs="Times New Roman"/>
          <w:kern w:val="0"/>
          <w:sz w:val="24"/>
          <w:szCs w:val="24"/>
          <w14:ligatures w14:val="none"/>
        </w:rPr>
      </w:pPr>
      <w:commentRangeStart w:id="32"/>
      <w:commentRangeStart w:id="33"/>
      <w:r w:rsidRPr="001C1E50">
        <w:rPr>
          <w:rFonts w:ascii="Times New Roman" w:eastAsia="Times New Roman" w:hAnsi="Times New Roman" w:cs="Times New Roman"/>
          <w:color w:val="000000"/>
          <w:kern w:val="0"/>
          <w:sz w:val="24"/>
          <w:szCs w:val="24"/>
          <w14:ligatures w14:val="none"/>
        </w:rPr>
        <w:t xml:space="preserve">From our static transmission measurements of </w:t>
      </w:r>
      <w:proofErr w:type="spellStart"/>
      <w:r w:rsidRPr="001C1E50">
        <w:rPr>
          <w:rFonts w:ascii="Times New Roman" w:eastAsia="Times New Roman" w:hAnsi="Times New Roman" w:cs="Times New Roman"/>
          <w:color w:val="000000"/>
          <w:kern w:val="0"/>
          <w:sz w:val="24"/>
          <w:szCs w:val="24"/>
          <w14:ligatures w14:val="none"/>
        </w:rPr>
        <w:t>Sr₂CuO</w:t>
      </w:r>
      <w:proofErr w:type="spellEnd"/>
      <w:r w:rsidRPr="001C1E50">
        <w:rPr>
          <w:rFonts w:ascii="Times New Roman" w:eastAsia="Times New Roman" w:hAnsi="Times New Roman" w:cs="Times New Roman"/>
          <w:color w:val="000000"/>
          <w:kern w:val="0"/>
          <w:sz w:val="24"/>
          <w:szCs w:val="24"/>
          <w14:ligatures w14:val="none"/>
        </w:rPr>
        <w:t>₃, we see a four</w:t>
      </w:r>
      <w:r>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fold symmetry in the frequency spectrum. This four</w:t>
      </w:r>
      <w:r>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fold symmetry persists throughout our frequency bandwidth. Additionally, around 1.4 THz, we see a dip in the signal 45 degrees from the Cu-O chain direction. </w:t>
      </w:r>
      <w:commentRangeEnd w:id="32"/>
      <w:r w:rsidR="00FF6715">
        <w:rPr>
          <w:rStyle w:val="CommentReference"/>
        </w:rPr>
        <w:commentReference w:id="32"/>
      </w:r>
    </w:p>
    <w:p w14:paraId="7220B40F" w14:textId="65C1AC98" w:rsidR="001C1E50" w:rsidRPr="001C1E50" w:rsidRDefault="004000C3" w:rsidP="004000C3">
      <w:pPr>
        <w:spacing w:after="0" w:line="240" w:lineRule="auto"/>
        <w:jc w:val="center"/>
        <w:textAlignment w:val="baseline"/>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w:t>
      </w:r>
      <w:r w:rsidR="001C1E50" w:rsidRPr="001C1E50">
        <w:rPr>
          <w:rFonts w:ascii="Times New Roman" w:eastAsia="Times New Roman" w:hAnsi="Times New Roman" w:cs="Times New Roman"/>
          <w:color w:val="000000"/>
          <w:kern w:val="0"/>
          <w:sz w:val="24"/>
          <w:szCs w:val="24"/>
          <w14:ligatures w14:val="none"/>
        </w:rPr>
        <w:t>)</w:t>
      </w:r>
      <w:r w:rsidR="00620B9D" w:rsidRPr="00620B9D">
        <w:rPr>
          <w:rFonts w:ascii="Times New Roman" w:eastAsia="Times New Roman" w:hAnsi="Times New Roman" w:cs="Times New Roman"/>
          <w:noProof/>
          <w:color w:val="000000"/>
          <w:kern w:val="0"/>
          <w:sz w:val="24"/>
          <w:szCs w:val="24"/>
          <w:bdr w:val="none" w:sz="0" w:space="0" w:color="auto" w:frame="1"/>
          <w14:ligatures w14:val="none"/>
        </w:rPr>
        <w:t xml:space="preserve"> </w:t>
      </w:r>
      <w:r w:rsidR="00620B9D"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75F14F7" wp14:editId="44BEE421">
            <wp:extent cx="1666875" cy="2424126"/>
            <wp:effectExtent l="0" t="0" r="0" b="0"/>
            <wp:docPr id="723498806" name="Picture 9" descr="A graph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8806" name="Picture 9" descr="A graph of a waveform&#10;&#10;Description automatically generated with medium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316" r="5646"/>
                    <a:stretch/>
                  </pic:blipFill>
                  <pic:spPr bwMode="auto">
                    <a:xfrm>
                      <a:off x="0" y="0"/>
                      <a:ext cx="1667538" cy="2425090"/>
                    </a:xfrm>
                    <a:prstGeom prst="rect">
                      <a:avLst/>
                    </a:prstGeom>
                    <a:noFill/>
                    <a:ln>
                      <a:noFill/>
                    </a:ln>
                    <a:extLst>
                      <a:ext uri="{53640926-AAD7-44D8-BBD7-CCE9431645EC}">
                        <a14:shadowObscured xmlns:a14="http://schemas.microsoft.com/office/drawing/2010/main"/>
                      </a:ext>
                    </a:extLst>
                  </pic:spPr>
                </pic:pic>
              </a:graphicData>
            </a:graphic>
          </wp:inline>
        </w:drawing>
      </w:r>
      <w:r w:rsidR="00620B9D">
        <w:rPr>
          <w:rFonts w:ascii="Times New Roman" w:eastAsia="Times New Roman" w:hAnsi="Times New Roman" w:cs="Times New Roman"/>
          <w:noProof/>
          <w:color w:val="000000"/>
          <w:kern w:val="0"/>
          <w:sz w:val="24"/>
          <w:szCs w:val="24"/>
          <w:bdr w:val="none" w:sz="0" w:space="0" w:color="auto" w:frame="1"/>
          <w14:ligatures w14:val="none"/>
        </w:rPr>
        <w:t xml:space="preserve">  b)</w:t>
      </w:r>
      <w:r w:rsidR="001C1E50"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F7B2288" wp14:editId="2657D5EF">
            <wp:extent cx="1618537" cy="2463165"/>
            <wp:effectExtent l="0" t="0" r="1270" b="0"/>
            <wp:docPr id="72538523" name="Picture 8" descr="A graph of a graph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8523" name="Picture 8" descr="A graph of a graph of a graph&#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15" r="5649"/>
                    <a:stretch/>
                  </pic:blipFill>
                  <pic:spPr bwMode="auto">
                    <a:xfrm>
                      <a:off x="0" y="0"/>
                      <a:ext cx="1618908" cy="2463730"/>
                    </a:xfrm>
                    <a:prstGeom prst="rect">
                      <a:avLst/>
                    </a:prstGeom>
                    <a:noFill/>
                    <a:ln>
                      <a:noFill/>
                    </a:ln>
                    <a:extLst>
                      <a:ext uri="{53640926-AAD7-44D8-BBD7-CCE9431645EC}">
                        <a14:shadowObscured xmlns:a14="http://schemas.microsoft.com/office/drawing/2010/main"/>
                      </a:ext>
                    </a:extLst>
                  </pic:spPr>
                </pic:pic>
              </a:graphicData>
            </a:graphic>
          </wp:inline>
        </w:drawing>
      </w:r>
      <w:r w:rsidR="00620B9D">
        <w:rPr>
          <w:rFonts w:ascii="Times New Roman" w:eastAsia="Times New Roman" w:hAnsi="Times New Roman" w:cs="Times New Roman"/>
          <w:noProof/>
          <w:color w:val="000000"/>
          <w:kern w:val="0"/>
          <w:sz w:val="24"/>
          <w:szCs w:val="24"/>
          <w:bdr w:val="none" w:sz="0" w:space="0" w:color="auto" w:frame="1"/>
          <w14:ligatures w14:val="none"/>
        </w:rPr>
        <w:t>c)</w:t>
      </w:r>
      <w:r w:rsidR="001C1E50"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1E89C70" wp14:editId="776C02EC">
            <wp:extent cx="2138379" cy="1613389"/>
            <wp:effectExtent l="0" t="0" r="0" b="6350"/>
            <wp:docPr id="1917002992" name="Picture 7" descr="A circular graph with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2992" name="Picture 7" descr="A circular graph with a cros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8172" cy="1628323"/>
                    </a:xfrm>
                    <a:prstGeom prst="rect">
                      <a:avLst/>
                    </a:prstGeom>
                    <a:noFill/>
                    <a:ln>
                      <a:noFill/>
                    </a:ln>
                  </pic:spPr>
                </pic:pic>
              </a:graphicData>
            </a:graphic>
          </wp:inline>
        </w:drawing>
      </w:r>
    </w:p>
    <w:p w14:paraId="6BA8A945" w14:textId="7D7EB742"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14575C">
        <w:rPr>
          <w:rFonts w:ascii="Times New Roman" w:eastAsia="Times New Roman" w:hAnsi="Times New Roman" w:cs="Times New Roman"/>
          <w:color w:val="000000"/>
          <w:kern w:val="0"/>
          <w:sz w:val="24"/>
          <w:szCs w:val="24"/>
          <w14:ligatures w14:val="none"/>
        </w:rPr>
        <w:t>3</w:t>
      </w:r>
      <w:r w:rsidRPr="001C1E50">
        <w:rPr>
          <w:rFonts w:ascii="Times New Roman" w:eastAsia="Times New Roman" w:hAnsi="Times New Roman" w:cs="Times New Roman"/>
          <w:color w:val="000000"/>
          <w:kern w:val="0"/>
          <w:sz w:val="24"/>
          <w:szCs w:val="24"/>
          <w14:ligatures w14:val="none"/>
        </w:rPr>
        <w:t>:</w:t>
      </w:r>
      <w:r w:rsidR="00620B9D" w:rsidRPr="001C1E50">
        <w:rPr>
          <w:rFonts w:ascii="Times New Roman" w:eastAsia="Times New Roman" w:hAnsi="Times New Roman" w:cs="Times New Roman"/>
          <w:color w:val="000000"/>
          <w:kern w:val="0"/>
          <w:sz w:val="24"/>
          <w:szCs w:val="24"/>
          <w14:ligatures w14:val="none"/>
        </w:rPr>
        <w:t xml:space="preserve"> a) Time domain THz transmission pulse at intervals of 15 deg from 0 to 345 deg. </w:t>
      </w:r>
      <w:r w:rsidRPr="001C1E50">
        <w:rPr>
          <w:rFonts w:ascii="Times New Roman" w:eastAsia="Times New Roman" w:hAnsi="Times New Roman" w:cs="Times New Roman"/>
          <w:color w:val="000000"/>
          <w:kern w:val="0"/>
          <w:sz w:val="24"/>
          <w:szCs w:val="24"/>
          <w14:ligatures w14:val="none"/>
        </w:rPr>
        <w:t xml:space="preserve"> </w:t>
      </w:r>
      <w:r w:rsidR="00620B9D">
        <w:rPr>
          <w:rFonts w:ascii="Times New Roman" w:eastAsia="Times New Roman" w:hAnsi="Times New Roman" w:cs="Times New Roman"/>
          <w:color w:val="000000"/>
          <w:kern w:val="0"/>
          <w:sz w:val="24"/>
          <w:szCs w:val="24"/>
          <w14:ligatures w14:val="none"/>
        </w:rPr>
        <w:t>b</w:t>
      </w:r>
      <w:r w:rsidRPr="001C1E50">
        <w:rPr>
          <w:rFonts w:ascii="Times New Roman" w:eastAsia="Times New Roman" w:hAnsi="Times New Roman" w:cs="Times New Roman"/>
          <w:color w:val="000000"/>
          <w:kern w:val="0"/>
          <w:sz w:val="24"/>
          <w:szCs w:val="24"/>
          <w14:ligatures w14:val="none"/>
        </w:rPr>
        <w:t>) Fourier transform of THz transmission pulses. c) Slice of THz transmission at 1.4 THz as a function of sample orientation.</w:t>
      </w:r>
      <w:r w:rsidR="00A541BF">
        <w:rPr>
          <w:rFonts w:ascii="Times New Roman" w:eastAsia="Times New Roman" w:hAnsi="Times New Roman" w:cs="Times New Roman"/>
          <w:color w:val="000000"/>
          <w:kern w:val="0"/>
          <w:sz w:val="24"/>
          <w:szCs w:val="24"/>
          <w14:ligatures w14:val="none"/>
        </w:rPr>
        <w:t xml:space="preserve"> 0 degrees represents the </w:t>
      </w:r>
      <w:r w:rsidR="00E51F6B">
        <w:rPr>
          <w:rFonts w:ascii="Times New Roman" w:eastAsia="Times New Roman" w:hAnsi="Times New Roman" w:cs="Times New Roman"/>
          <w:color w:val="000000"/>
          <w:kern w:val="0"/>
          <w:sz w:val="24"/>
          <w:szCs w:val="24"/>
          <w14:ligatures w14:val="none"/>
        </w:rPr>
        <w:t>Cu-O</w:t>
      </w:r>
      <w:r w:rsidR="00A541BF">
        <w:rPr>
          <w:rFonts w:ascii="Times New Roman" w:eastAsia="Times New Roman" w:hAnsi="Times New Roman" w:cs="Times New Roman"/>
          <w:color w:val="000000"/>
          <w:kern w:val="0"/>
          <w:sz w:val="24"/>
          <w:szCs w:val="24"/>
          <w14:ligatures w14:val="none"/>
        </w:rPr>
        <w:t xml:space="preserve"> chain direction of the material.</w:t>
      </w:r>
      <w:r w:rsidRPr="001C1E50">
        <w:rPr>
          <w:rFonts w:ascii="Times New Roman" w:eastAsia="Times New Roman" w:hAnsi="Times New Roman" w:cs="Times New Roman"/>
          <w:color w:val="000000"/>
          <w:kern w:val="0"/>
          <w:sz w:val="24"/>
          <w:szCs w:val="24"/>
          <w14:ligatures w14:val="none"/>
        </w:rPr>
        <w:t xml:space="preserve"> </w:t>
      </w:r>
    </w:p>
    <w:p w14:paraId="4072A5CA" w14:textId="7D4D1A95" w:rsidR="001C1E50" w:rsidRPr="00FF1723" w:rsidRDefault="001C1E50" w:rsidP="00FF1723">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We attribute part of the </w:t>
      </w:r>
      <w:r w:rsidR="00695BC4" w:rsidRPr="001C1E50">
        <w:rPr>
          <w:rFonts w:ascii="Times New Roman" w:eastAsia="Times New Roman" w:hAnsi="Times New Roman" w:cs="Times New Roman"/>
          <w:color w:val="000000"/>
          <w:kern w:val="0"/>
          <w:sz w:val="24"/>
          <w:szCs w:val="24"/>
          <w14:ligatures w14:val="none"/>
        </w:rPr>
        <w:t>four-fold</w:t>
      </w:r>
      <w:r w:rsidRPr="001C1E50">
        <w:rPr>
          <w:rFonts w:ascii="Times New Roman" w:eastAsia="Times New Roman" w:hAnsi="Times New Roman" w:cs="Times New Roman"/>
          <w:color w:val="000000"/>
          <w:kern w:val="0"/>
          <w:sz w:val="24"/>
          <w:szCs w:val="24"/>
          <w14:ligatures w14:val="none"/>
        </w:rPr>
        <w:t xml:space="preserve"> symmetry to birefringence</w:t>
      </w:r>
      <w:r w:rsidR="00FF1723">
        <w:rPr>
          <w:rFonts w:ascii="Times New Roman" w:eastAsia="Times New Roman" w:hAnsi="Times New Roman" w:cs="Times New Roman"/>
          <w:color w:val="000000"/>
          <w:kern w:val="0"/>
          <w:sz w:val="24"/>
          <w:szCs w:val="24"/>
          <w14:ligatures w14:val="none"/>
        </w:rPr>
        <w:t>. Birefringence is when</w:t>
      </w:r>
      <w:r w:rsidRPr="001C1E50">
        <w:rPr>
          <w:rFonts w:ascii="Times New Roman" w:eastAsia="Times New Roman" w:hAnsi="Times New Roman" w:cs="Times New Roman"/>
          <w:color w:val="000000"/>
          <w:kern w:val="0"/>
          <w:sz w:val="24"/>
          <w:szCs w:val="24"/>
          <w14:ligatures w14:val="none"/>
        </w:rPr>
        <w:t xml:space="preserve"> the light’s path through the sample is delayed more in </w:t>
      </w:r>
      <w:r w:rsidR="00FF1723">
        <w:rPr>
          <w:rFonts w:ascii="Times New Roman" w:eastAsia="Times New Roman" w:hAnsi="Times New Roman" w:cs="Times New Roman"/>
          <w:color w:val="000000"/>
          <w:kern w:val="0"/>
          <w:sz w:val="24"/>
          <w:szCs w:val="24"/>
          <w14:ligatures w14:val="none"/>
        </w:rPr>
        <w:t>one direction</w:t>
      </w:r>
      <w:r w:rsidRPr="001C1E50">
        <w:rPr>
          <w:rFonts w:ascii="Times New Roman" w:eastAsia="Times New Roman" w:hAnsi="Times New Roman" w:cs="Times New Roman"/>
          <w:color w:val="000000"/>
          <w:kern w:val="0"/>
          <w:sz w:val="24"/>
          <w:szCs w:val="24"/>
          <w14:ligatures w14:val="none"/>
        </w:rPr>
        <w:t xml:space="preserve"> than in </w:t>
      </w:r>
      <w:r w:rsidR="00781E4D">
        <w:rPr>
          <w:rFonts w:ascii="Times New Roman" w:eastAsia="Times New Roman" w:hAnsi="Times New Roman" w:cs="Times New Roman"/>
          <w:color w:val="000000"/>
          <w:kern w:val="0"/>
          <w:sz w:val="24"/>
          <w:szCs w:val="24"/>
          <w14:ligatures w14:val="none"/>
        </w:rPr>
        <w:t>the perpendicular</w:t>
      </w:r>
      <w:r w:rsidR="00FF1723">
        <w:rPr>
          <w:rFonts w:ascii="Times New Roman" w:eastAsia="Times New Roman" w:hAnsi="Times New Roman" w:cs="Times New Roman"/>
          <w:color w:val="000000"/>
          <w:kern w:val="0"/>
          <w:sz w:val="24"/>
          <w:szCs w:val="24"/>
          <w14:ligatures w14:val="none"/>
        </w:rPr>
        <w:t xml:space="preserve"> direction</w:t>
      </w:r>
      <w:r w:rsidRPr="001C1E50">
        <w:rPr>
          <w:rFonts w:ascii="Times New Roman" w:eastAsia="Times New Roman" w:hAnsi="Times New Roman" w:cs="Times New Roman"/>
          <w:color w:val="000000"/>
          <w:kern w:val="0"/>
          <w:sz w:val="24"/>
          <w:szCs w:val="24"/>
          <w14:ligatures w14:val="none"/>
        </w:rPr>
        <w:t>.</w:t>
      </w:r>
      <w:r w:rsidR="00FF1723">
        <w:rPr>
          <w:rFonts w:ascii="Times New Roman" w:eastAsia="Times New Roman" w:hAnsi="Times New Roman" w:cs="Times New Roman"/>
          <w:color w:val="000000"/>
          <w:kern w:val="0"/>
          <w:sz w:val="24"/>
          <w:szCs w:val="24"/>
          <w14:ligatures w14:val="none"/>
        </w:rPr>
        <w:t xml:space="preserve"> Therefore, the refractive indices</w:t>
      </w:r>
      <w:r w:rsidR="00781E4D">
        <w:rPr>
          <w:rFonts w:ascii="Times New Roman" w:eastAsia="Times New Roman" w:hAnsi="Times New Roman" w:cs="Times New Roman"/>
          <w:color w:val="000000"/>
          <w:kern w:val="0"/>
          <w:sz w:val="24"/>
          <w:szCs w:val="24"/>
          <w14:ligatures w14:val="none"/>
        </w:rPr>
        <w:t xml:space="preserve"> </w:t>
      </w:r>
      <w:r w:rsidR="00FF1723">
        <w:rPr>
          <w:rFonts w:ascii="Times New Roman" w:eastAsia="Times New Roman" w:hAnsi="Times New Roman" w:cs="Times New Roman"/>
          <w:color w:val="000000"/>
          <w:kern w:val="0"/>
          <w:sz w:val="24"/>
          <w:szCs w:val="24"/>
          <w14:ligatures w14:val="none"/>
        </w:rPr>
        <w:t>of the material</w:t>
      </w:r>
      <w:r w:rsidR="00781E4D">
        <w:rPr>
          <w:rFonts w:ascii="Times New Roman" w:eastAsia="Times New Roman" w:hAnsi="Times New Roman" w:cs="Times New Roman"/>
          <w:color w:val="000000"/>
          <w:kern w:val="0"/>
          <w:sz w:val="24"/>
          <w:szCs w:val="24"/>
          <w14:ligatures w14:val="none"/>
        </w:rPr>
        <w:t>, which are a measure of this delay,</w:t>
      </w:r>
      <w:r w:rsidR="00FF1723">
        <w:rPr>
          <w:rFonts w:ascii="Times New Roman" w:eastAsia="Times New Roman" w:hAnsi="Times New Roman" w:cs="Times New Roman"/>
          <w:color w:val="000000"/>
          <w:kern w:val="0"/>
          <w:sz w:val="24"/>
          <w:szCs w:val="24"/>
          <w14:ligatures w14:val="none"/>
        </w:rPr>
        <w:t xml:space="preserve"> are </w:t>
      </w:r>
      <w:r w:rsidR="00E51F6B">
        <w:rPr>
          <w:rFonts w:ascii="Times New Roman" w:eastAsia="Times New Roman" w:hAnsi="Times New Roman" w:cs="Times New Roman"/>
          <w:color w:val="000000"/>
          <w:kern w:val="0"/>
          <w:sz w:val="24"/>
          <w:szCs w:val="24"/>
          <w14:ligatures w14:val="none"/>
        </w:rPr>
        <w:t>different</w:t>
      </w:r>
      <w:r w:rsidR="00FF1723">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 xml:space="preserve"> Our calculation of the refractive index along the chain and perpendicular to the chain </w:t>
      </w:r>
      <w:r w:rsidR="00FF1723">
        <w:rPr>
          <w:rFonts w:ascii="Times New Roman" w:eastAsia="Times New Roman" w:hAnsi="Times New Roman" w:cs="Times New Roman"/>
          <w:color w:val="000000"/>
          <w:kern w:val="0"/>
          <w:sz w:val="24"/>
          <w:szCs w:val="24"/>
          <w14:ligatures w14:val="none"/>
        </w:rPr>
        <w:t>plotted in Figure 4</w:t>
      </w:r>
      <w:r w:rsidRPr="001C1E50">
        <w:rPr>
          <w:rFonts w:ascii="Times New Roman" w:eastAsia="Times New Roman" w:hAnsi="Times New Roman" w:cs="Times New Roman"/>
          <w:color w:val="000000"/>
          <w:kern w:val="0"/>
          <w:sz w:val="24"/>
          <w:szCs w:val="24"/>
          <w14:ligatures w14:val="none"/>
        </w:rPr>
        <w:t xml:space="preserve"> supports this </w:t>
      </w:r>
      <w:r w:rsidR="00781E4D">
        <w:rPr>
          <w:rFonts w:ascii="Times New Roman" w:eastAsia="Times New Roman" w:hAnsi="Times New Roman" w:cs="Times New Roman"/>
          <w:color w:val="000000"/>
          <w:kern w:val="0"/>
          <w:sz w:val="24"/>
          <w:szCs w:val="24"/>
          <w14:ligatures w14:val="none"/>
        </w:rPr>
        <w:t>claim</w:t>
      </w:r>
      <w:r w:rsidRPr="001C1E50">
        <w:rPr>
          <w:rFonts w:ascii="Times New Roman" w:eastAsia="Times New Roman" w:hAnsi="Times New Roman" w:cs="Times New Roman"/>
          <w:color w:val="000000"/>
          <w:kern w:val="0"/>
          <w:sz w:val="24"/>
          <w:szCs w:val="24"/>
          <w14:ligatures w14:val="none"/>
        </w:rPr>
        <w:t>.</w:t>
      </w:r>
      <w:r w:rsidR="00FF1723">
        <w:rPr>
          <w:rFonts w:ascii="Times New Roman" w:eastAsia="Times New Roman" w:hAnsi="Times New Roman" w:cs="Times New Roman"/>
          <w:color w:val="000000"/>
          <w:kern w:val="0"/>
          <w:sz w:val="24"/>
          <w:szCs w:val="24"/>
          <w14:ligatures w14:val="none"/>
        </w:rPr>
        <w:t xml:space="preserve"> We see that the refractive index along the Cu-O chain is </w:t>
      </w:r>
      <w:commentRangeStart w:id="34"/>
      <w:r w:rsidR="00FF1723">
        <w:rPr>
          <w:rFonts w:ascii="Times New Roman" w:eastAsia="Times New Roman" w:hAnsi="Times New Roman" w:cs="Times New Roman"/>
          <w:color w:val="000000"/>
          <w:kern w:val="0"/>
          <w:sz w:val="24"/>
          <w:szCs w:val="24"/>
          <w14:ligatures w14:val="none"/>
        </w:rPr>
        <w:t>in the 3-3.1 range whereas the refractive index perpendicular to the Cu-O chain is in the 2.65-2.9 range</w:t>
      </w:r>
      <w:commentRangeEnd w:id="34"/>
      <w:r w:rsidR="00FF6715">
        <w:rPr>
          <w:rStyle w:val="CommentReference"/>
        </w:rPr>
        <w:commentReference w:id="34"/>
      </w:r>
      <w:r w:rsidR="00FF1723">
        <w:rPr>
          <w:rFonts w:ascii="Times New Roman" w:eastAsia="Times New Roman" w:hAnsi="Times New Roman" w:cs="Times New Roman"/>
          <w:color w:val="000000"/>
          <w:kern w:val="0"/>
          <w:sz w:val="24"/>
          <w:szCs w:val="24"/>
          <w14:ligatures w14:val="none"/>
        </w:rPr>
        <w:t xml:space="preserve">. Hence, </w:t>
      </w:r>
      <w:ins w:id="35" w:author="Kozlowski, Patryk T." w:date="2024-02-18T10:50:00Z">
        <w:r w:rsidR="00FF6715">
          <w:rPr>
            <w:rFonts w:ascii="Times New Roman" w:eastAsia="Times New Roman" w:hAnsi="Times New Roman" w:cs="Times New Roman"/>
            <w:color w:val="000000"/>
            <w:kern w:val="0"/>
            <w:sz w:val="24"/>
            <w:szCs w:val="24"/>
            <w14:ligatures w14:val="none"/>
          </w:rPr>
          <w:t>light is more delayed in the</w:t>
        </w:r>
      </w:ins>
      <w:del w:id="36" w:author="Kozlowski, Patryk T." w:date="2024-02-18T10:50:00Z">
        <w:r w:rsidR="00FF1723" w:rsidDel="00FF6715">
          <w:rPr>
            <w:rFonts w:ascii="Times New Roman" w:eastAsia="Times New Roman" w:hAnsi="Times New Roman" w:cs="Times New Roman"/>
            <w:color w:val="000000"/>
            <w:kern w:val="0"/>
            <w:sz w:val="24"/>
            <w:szCs w:val="24"/>
            <w14:ligatures w14:val="none"/>
          </w:rPr>
          <w:delText>the</w:delText>
        </w:r>
      </w:del>
      <w:r w:rsidR="00FF1723">
        <w:rPr>
          <w:rFonts w:ascii="Times New Roman" w:eastAsia="Times New Roman" w:hAnsi="Times New Roman" w:cs="Times New Roman"/>
          <w:color w:val="000000"/>
          <w:kern w:val="0"/>
          <w:sz w:val="24"/>
          <w:szCs w:val="24"/>
          <w14:ligatures w14:val="none"/>
        </w:rPr>
        <w:t xml:space="preserve"> Cu-O chain direction </w:t>
      </w:r>
      <w:del w:id="37" w:author="Kozlowski, Patryk T." w:date="2024-02-18T10:50:00Z">
        <w:r w:rsidR="00FF1723" w:rsidDel="00FF6715">
          <w:rPr>
            <w:rFonts w:ascii="Times New Roman" w:eastAsia="Times New Roman" w:hAnsi="Times New Roman" w:cs="Times New Roman"/>
            <w:color w:val="000000"/>
            <w:kern w:val="0"/>
            <w:sz w:val="24"/>
            <w:szCs w:val="24"/>
            <w14:ligatures w14:val="none"/>
          </w:rPr>
          <w:delText>delays the light more</w:delText>
        </w:r>
      </w:del>
      <w:r w:rsidR="00FF1723">
        <w:rPr>
          <w:rFonts w:ascii="Times New Roman" w:eastAsia="Times New Roman" w:hAnsi="Times New Roman" w:cs="Times New Roman"/>
          <w:color w:val="000000"/>
          <w:kern w:val="0"/>
          <w:sz w:val="24"/>
          <w:szCs w:val="24"/>
          <w14:ligatures w14:val="none"/>
        </w:rPr>
        <w:t xml:space="preserve"> than </w:t>
      </w:r>
      <w:ins w:id="38" w:author="Kozlowski, Patryk T." w:date="2024-02-18T10:51:00Z">
        <w:r w:rsidR="00FF6715">
          <w:rPr>
            <w:rFonts w:ascii="Times New Roman" w:eastAsia="Times New Roman" w:hAnsi="Times New Roman" w:cs="Times New Roman"/>
            <w:color w:val="000000"/>
            <w:kern w:val="0"/>
            <w:sz w:val="24"/>
            <w:szCs w:val="24"/>
            <w14:ligatures w14:val="none"/>
          </w:rPr>
          <w:t>in the</w:t>
        </w:r>
      </w:ins>
      <w:del w:id="39" w:author="Kozlowski, Patryk T." w:date="2024-02-18T10:51:00Z">
        <w:r w:rsidR="00FF1723" w:rsidDel="00FF6715">
          <w:rPr>
            <w:rFonts w:ascii="Times New Roman" w:eastAsia="Times New Roman" w:hAnsi="Times New Roman" w:cs="Times New Roman"/>
            <w:color w:val="000000"/>
            <w:kern w:val="0"/>
            <w:sz w:val="24"/>
            <w:szCs w:val="24"/>
            <w14:ligatures w14:val="none"/>
          </w:rPr>
          <w:delText>the</w:delText>
        </w:r>
      </w:del>
      <w:r w:rsidR="00FF1723">
        <w:rPr>
          <w:rFonts w:ascii="Times New Roman" w:eastAsia="Times New Roman" w:hAnsi="Times New Roman" w:cs="Times New Roman"/>
          <w:color w:val="000000"/>
          <w:kern w:val="0"/>
          <w:sz w:val="24"/>
          <w:szCs w:val="24"/>
          <w14:ligatures w14:val="none"/>
        </w:rPr>
        <w:t xml:space="preserve"> perpendicular direction. </w:t>
      </w:r>
      <w:commentRangeEnd w:id="33"/>
      <w:r w:rsidR="00116DD2">
        <w:rPr>
          <w:rStyle w:val="CommentReference"/>
        </w:rPr>
        <w:commentReference w:id="33"/>
      </w:r>
    </w:p>
    <w:p w14:paraId="094F1B9D" w14:textId="0B5EF0B9" w:rsidR="001C1E50" w:rsidRPr="001C1E50" w:rsidRDefault="001C1E50" w:rsidP="001C1E50">
      <w:pPr>
        <w:spacing w:after="0" w:line="240" w:lineRule="auto"/>
        <w:jc w:val="center"/>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33C65738" wp14:editId="192A6B31">
            <wp:extent cx="2438400" cy="1828800"/>
            <wp:effectExtent l="0" t="0" r="0" b="0"/>
            <wp:docPr id="1294377004" name="Picture 6"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77004" name="Picture 6" descr="A graph of a line graph&#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3AE318B9" w14:textId="58B6C687" w:rsidR="001C1E50" w:rsidRDefault="001C1E50" w:rsidP="001C1E50">
      <w:pPr>
        <w:spacing w:after="0" w:line="240" w:lineRule="auto"/>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14575C">
        <w:rPr>
          <w:rFonts w:ascii="Times New Roman" w:eastAsia="Times New Roman" w:hAnsi="Times New Roman" w:cs="Times New Roman"/>
          <w:color w:val="000000"/>
          <w:kern w:val="0"/>
          <w:sz w:val="24"/>
          <w:szCs w:val="24"/>
          <w14:ligatures w14:val="none"/>
        </w:rPr>
        <w:t>4</w:t>
      </w:r>
      <w:r w:rsidRPr="001C1E50">
        <w:rPr>
          <w:rFonts w:ascii="Times New Roman" w:eastAsia="Times New Roman" w:hAnsi="Times New Roman" w:cs="Times New Roman"/>
          <w:color w:val="000000"/>
          <w:kern w:val="0"/>
          <w:sz w:val="24"/>
          <w:szCs w:val="24"/>
          <w14:ligatures w14:val="none"/>
        </w:rPr>
        <w:t>: Real refractive index along the Cu-O chain direction (red) and perpendicular to the chain direction (green).</w:t>
      </w:r>
    </w:p>
    <w:p w14:paraId="28F6F16E" w14:textId="1F46173D" w:rsidR="00545440" w:rsidRPr="001C1E50" w:rsidRDefault="00545440" w:rsidP="00545440">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lastRenderedPageBreak/>
        <w:t xml:space="preserve">This birefringence, however, does not entirely explain the dip at 1.4 THz. </w:t>
      </w:r>
      <w:del w:id="40" w:author="Kozlowski, Patryk T." w:date="2024-02-18T10:53:00Z">
        <w:r w:rsidRPr="001C1E50" w:rsidDel="00FF6715">
          <w:rPr>
            <w:rFonts w:ascii="Times New Roman" w:eastAsia="Times New Roman" w:hAnsi="Times New Roman" w:cs="Times New Roman"/>
            <w:color w:val="000000"/>
            <w:kern w:val="0"/>
            <w:sz w:val="24"/>
            <w:szCs w:val="24"/>
            <w14:ligatures w14:val="none"/>
          </w:rPr>
          <w:delText>The additional feature causing this dip remains an open question. </w:delText>
        </w:r>
      </w:del>
      <w:r w:rsidR="00781E4D">
        <w:rPr>
          <w:rFonts w:ascii="Times New Roman" w:eastAsia="Times New Roman" w:hAnsi="Times New Roman" w:cs="Times New Roman"/>
          <w:color w:val="000000"/>
          <w:kern w:val="0"/>
          <w:sz w:val="24"/>
          <w:szCs w:val="24"/>
          <w14:ligatures w14:val="none"/>
        </w:rPr>
        <w:t>To</w:t>
      </w:r>
      <w:r w:rsidR="00FF1723">
        <w:rPr>
          <w:rFonts w:ascii="Times New Roman" w:eastAsia="Times New Roman" w:hAnsi="Times New Roman" w:cs="Times New Roman"/>
          <w:color w:val="000000"/>
          <w:kern w:val="0"/>
          <w:sz w:val="24"/>
          <w:szCs w:val="24"/>
          <w14:ligatures w14:val="none"/>
        </w:rPr>
        <w:t xml:space="preserve"> further understand this </w:t>
      </w:r>
      <w:ins w:id="41" w:author="Kozlowski, Patryk T." w:date="2024-02-18T10:53:00Z">
        <w:r w:rsidR="00FF6715">
          <w:rPr>
            <w:rFonts w:ascii="Times New Roman" w:eastAsia="Times New Roman" w:hAnsi="Times New Roman" w:cs="Times New Roman"/>
            <w:color w:val="000000"/>
            <w:kern w:val="0"/>
            <w:sz w:val="24"/>
            <w:szCs w:val="24"/>
            <w14:ligatures w14:val="none"/>
          </w:rPr>
          <w:t>phenomenon</w:t>
        </w:r>
      </w:ins>
      <w:del w:id="42" w:author="Kozlowski, Patryk T." w:date="2024-02-18T10:53:00Z">
        <w:r w:rsidR="00FF1723" w:rsidDel="00FF6715">
          <w:rPr>
            <w:rFonts w:ascii="Times New Roman" w:eastAsia="Times New Roman" w:hAnsi="Times New Roman" w:cs="Times New Roman"/>
            <w:color w:val="000000"/>
            <w:kern w:val="0"/>
            <w:sz w:val="24"/>
            <w:szCs w:val="24"/>
            <w14:ligatures w14:val="none"/>
          </w:rPr>
          <w:delText>absorption</w:delText>
        </w:r>
      </w:del>
      <w:r w:rsidR="00FF1723">
        <w:rPr>
          <w:rFonts w:ascii="Times New Roman" w:eastAsia="Times New Roman" w:hAnsi="Times New Roman" w:cs="Times New Roman"/>
          <w:color w:val="000000"/>
          <w:kern w:val="0"/>
          <w:sz w:val="24"/>
          <w:szCs w:val="24"/>
          <w14:ligatures w14:val="none"/>
        </w:rPr>
        <w:t>, we plan</w:t>
      </w:r>
      <w:r w:rsidR="00C22828">
        <w:rPr>
          <w:rFonts w:ascii="Times New Roman" w:eastAsia="Times New Roman" w:hAnsi="Times New Roman" w:cs="Times New Roman"/>
          <w:color w:val="000000"/>
          <w:kern w:val="0"/>
          <w:sz w:val="24"/>
          <w:szCs w:val="24"/>
          <w14:ligatures w14:val="none"/>
        </w:rPr>
        <w:t xml:space="preserve"> to analyze the </w:t>
      </w:r>
      <w:commentRangeStart w:id="43"/>
      <w:r w:rsidR="00C22828">
        <w:rPr>
          <w:rFonts w:ascii="Times New Roman" w:eastAsia="Times New Roman" w:hAnsi="Times New Roman" w:cs="Times New Roman"/>
          <w:color w:val="000000"/>
          <w:kern w:val="0"/>
          <w:sz w:val="24"/>
          <w:szCs w:val="24"/>
          <w14:ligatures w14:val="none"/>
        </w:rPr>
        <w:t xml:space="preserve">optical conductivity </w:t>
      </w:r>
      <w:commentRangeEnd w:id="43"/>
      <w:r w:rsidR="00FF6715">
        <w:rPr>
          <w:rStyle w:val="CommentReference"/>
        </w:rPr>
        <w:commentReference w:id="43"/>
      </w:r>
      <w:r w:rsidR="00C22828">
        <w:rPr>
          <w:rFonts w:ascii="Times New Roman" w:eastAsia="Times New Roman" w:hAnsi="Times New Roman" w:cs="Times New Roman"/>
          <w:color w:val="000000"/>
          <w:kern w:val="0"/>
          <w:sz w:val="24"/>
          <w:szCs w:val="24"/>
          <w14:ligatures w14:val="none"/>
        </w:rPr>
        <w:t>of the material at this frequency from the data we took</w:t>
      </w:r>
      <w:r w:rsidR="00781E4D">
        <w:rPr>
          <w:rFonts w:ascii="Times New Roman" w:eastAsia="Times New Roman" w:hAnsi="Times New Roman" w:cs="Times New Roman"/>
          <w:color w:val="000000"/>
          <w:kern w:val="0"/>
          <w:sz w:val="24"/>
          <w:szCs w:val="24"/>
          <w14:ligatures w14:val="none"/>
        </w:rPr>
        <w:t xml:space="preserve"> to better understand the electronic behavior of the system</w:t>
      </w:r>
      <w:r w:rsidR="00C22828">
        <w:rPr>
          <w:rFonts w:ascii="Times New Roman" w:eastAsia="Times New Roman" w:hAnsi="Times New Roman" w:cs="Times New Roman"/>
          <w:color w:val="000000"/>
          <w:kern w:val="0"/>
          <w:sz w:val="24"/>
          <w:szCs w:val="24"/>
          <w14:ligatures w14:val="none"/>
        </w:rPr>
        <w:t xml:space="preserve">. In addition, we plan to ensure that the absorption is not </w:t>
      </w:r>
      <w:ins w:id="44" w:author="Kozlowski, Patryk T." w:date="2024-02-18T10:55:00Z">
        <w:r w:rsidR="00FF6715">
          <w:rPr>
            <w:rFonts w:ascii="Times New Roman" w:eastAsia="Times New Roman" w:hAnsi="Times New Roman" w:cs="Times New Roman"/>
            <w:color w:val="000000"/>
            <w:kern w:val="0"/>
            <w:sz w:val="24"/>
            <w:szCs w:val="24"/>
            <w14:ligatures w14:val="none"/>
          </w:rPr>
          <w:t xml:space="preserve">simply </w:t>
        </w:r>
      </w:ins>
      <w:r w:rsidR="00C22828">
        <w:rPr>
          <w:rFonts w:ascii="Times New Roman" w:eastAsia="Times New Roman" w:hAnsi="Times New Roman" w:cs="Times New Roman"/>
          <w:color w:val="000000"/>
          <w:kern w:val="0"/>
          <w:sz w:val="24"/>
          <w:szCs w:val="24"/>
          <w14:ligatures w14:val="none"/>
        </w:rPr>
        <w:t xml:space="preserve">an artifact of our terahertz spectroscopy set-up. </w:t>
      </w:r>
      <w:r w:rsidR="00FF1723">
        <w:rPr>
          <w:rFonts w:ascii="Times New Roman" w:eastAsia="Times New Roman" w:hAnsi="Times New Roman" w:cs="Times New Roman"/>
          <w:color w:val="000000"/>
          <w:kern w:val="0"/>
          <w:sz w:val="24"/>
          <w:szCs w:val="24"/>
          <w14:ligatures w14:val="none"/>
        </w:rPr>
        <w:t xml:space="preserve">  </w:t>
      </w:r>
    </w:p>
    <w:p w14:paraId="35383E02" w14:textId="438A2E68" w:rsidR="001C1E50" w:rsidRPr="001C1E5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After the static transmission measurements, we conducted pump probe reflectivity terahertz spectroscopy. This configuration differs from the previous measurements in that we photo-excited the sample with a pump pulse</w:t>
      </w:r>
      <w:r w:rsidR="00781E4D">
        <w:rPr>
          <w:rFonts w:ascii="Times New Roman" w:eastAsia="Times New Roman" w:hAnsi="Times New Roman" w:cs="Times New Roman"/>
          <w:color w:val="000000"/>
          <w:kern w:val="0"/>
          <w:sz w:val="24"/>
          <w:szCs w:val="24"/>
          <w14:ligatures w14:val="none"/>
        </w:rPr>
        <w:t xml:space="preserve"> and </w:t>
      </w:r>
      <w:r w:rsidR="00781E4D" w:rsidRPr="001C1E50">
        <w:rPr>
          <w:rFonts w:ascii="Times New Roman" w:eastAsia="Times New Roman" w:hAnsi="Times New Roman" w:cs="Times New Roman"/>
          <w:color w:val="000000"/>
          <w:kern w:val="0"/>
          <w:sz w:val="24"/>
          <w:szCs w:val="24"/>
          <w14:ligatures w14:val="none"/>
        </w:rPr>
        <w:t xml:space="preserve">measured the terahertz light that </w:t>
      </w:r>
      <w:r w:rsidR="004B36FA">
        <w:rPr>
          <w:rFonts w:ascii="Times New Roman" w:eastAsia="Times New Roman" w:hAnsi="Times New Roman" w:cs="Times New Roman"/>
          <w:color w:val="000000"/>
          <w:kern w:val="0"/>
          <w:sz w:val="24"/>
          <w:szCs w:val="24"/>
          <w14:ligatures w14:val="none"/>
        </w:rPr>
        <w:t xml:space="preserve">was </w:t>
      </w:r>
      <w:r w:rsidR="00781E4D" w:rsidRPr="001C1E50">
        <w:rPr>
          <w:rFonts w:ascii="Times New Roman" w:eastAsia="Times New Roman" w:hAnsi="Times New Roman" w:cs="Times New Roman"/>
          <w:color w:val="000000"/>
          <w:kern w:val="0"/>
          <w:sz w:val="24"/>
          <w:szCs w:val="24"/>
          <w14:ligatures w14:val="none"/>
        </w:rPr>
        <w:t>reflected off the sample</w:t>
      </w:r>
      <w:r w:rsidRPr="001C1E50">
        <w:rPr>
          <w:rFonts w:ascii="Times New Roman" w:eastAsia="Times New Roman" w:hAnsi="Times New Roman" w:cs="Times New Roman"/>
          <w:color w:val="000000"/>
          <w:kern w:val="0"/>
          <w:sz w:val="24"/>
          <w:szCs w:val="24"/>
          <w14:ligatures w14:val="none"/>
        </w:rPr>
        <w:t>. </w:t>
      </w:r>
    </w:p>
    <w:p w14:paraId="49AFB389" w14:textId="5A4DB54B" w:rsidR="001C1E50" w:rsidRPr="001C1E50" w:rsidRDefault="00E2006E" w:rsidP="001C1E50">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384C59BD" wp14:editId="552BF58B">
            <wp:extent cx="2949496" cy="2255439"/>
            <wp:effectExtent l="0" t="0" r="3810" b="0"/>
            <wp:docPr id="247785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3013" cy="2281069"/>
                    </a:xfrm>
                    <a:prstGeom prst="rect">
                      <a:avLst/>
                    </a:prstGeom>
                    <a:noFill/>
                    <a:ln>
                      <a:noFill/>
                    </a:ln>
                  </pic:spPr>
                </pic:pic>
              </a:graphicData>
            </a:graphic>
          </wp:inline>
        </w:drawing>
      </w:r>
    </w:p>
    <w:p w14:paraId="74875C51" w14:textId="6178B3B5"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14575C">
        <w:rPr>
          <w:rFonts w:ascii="Times New Roman" w:eastAsia="Times New Roman" w:hAnsi="Times New Roman" w:cs="Times New Roman"/>
          <w:color w:val="000000"/>
          <w:kern w:val="0"/>
          <w:sz w:val="24"/>
          <w:szCs w:val="24"/>
          <w14:ligatures w14:val="none"/>
        </w:rPr>
        <w:t>5</w:t>
      </w:r>
      <w:r w:rsidRPr="001C1E50">
        <w:rPr>
          <w:rFonts w:ascii="Times New Roman" w:eastAsia="Times New Roman" w:hAnsi="Times New Roman" w:cs="Times New Roman"/>
          <w:color w:val="000000"/>
          <w:kern w:val="0"/>
          <w:sz w:val="24"/>
          <w:szCs w:val="24"/>
          <w14:ligatures w14:val="none"/>
        </w:rPr>
        <w:t>: Pump-probe reflectivity set up [3]</w:t>
      </w:r>
      <w:commentRangeStart w:id="45"/>
      <w:r w:rsidRPr="001C1E50">
        <w:rPr>
          <w:rFonts w:ascii="Times New Roman" w:eastAsia="Times New Roman" w:hAnsi="Times New Roman" w:cs="Times New Roman"/>
          <w:color w:val="000000"/>
          <w:kern w:val="0"/>
          <w:sz w:val="24"/>
          <w:szCs w:val="24"/>
          <w14:ligatures w14:val="none"/>
        </w:rPr>
        <w:t xml:space="preserve">. The beam is separated into two paths just as in the transmission set-up. In this case, the first beam is reflected </w:t>
      </w:r>
      <w:r w:rsidR="00695BC4" w:rsidRPr="001C1E50">
        <w:rPr>
          <w:rFonts w:ascii="Times New Roman" w:eastAsia="Times New Roman" w:hAnsi="Times New Roman" w:cs="Times New Roman"/>
          <w:color w:val="000000"/>
          <w:kern w:val="0"/>
          <w:sz w:val="24"/>
          <w:szCs w:val="24"/>
          <w14:ligatures w14:val="none"/>
        </w:rPr>
        <w:t>off</w:t>
      </w:r>
      <w:r w:rsidRPr="001C1E50">
        <w:rPr>
          <w:rFonts w:ascii="Times New Roman" w:eastAsia="Times New Roman" w:hAnsi="Times New Roman" w:cs="Times New Roman"/>
          <w:color w:val="000000"/>
          <w:kern w:val="0"/>
          <w:sz w:val="24"/>
          <w:szCs w:val="24"/>
          <w14:ligatures w14:val="none"/>
        </w:rPr>
        <w:t xml:space="preserve"> the sample. In addition, there is a third beam path at the top. This beam is the pulse that excites the sample, while the two other beams probe the state of the sample.</w:t>
      </w:r>
      <w:commentRangeEnd w:id="45"/>
      <w:r w:rsidR="00116DD2">
        <w:rPr>
          <w:rStyle w:val="CommentReference"/>
        </w:rPr>
        <w:commentReference w:id="45"/>
      </w:r>
    </w:p>
    <w:p w14:paraId="07ED8F8F" w14:textId="4B644E74" w:rsidR="001C1E50" w:rsidRPr="001C1E5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In this reflection geometry, we took two types of measurements. First, we took pump-probe scans where we measured the change in electric field </w:t>
      </w:r>
      <w:ins w:id="46" w:author="Kozlowski, Patryk T." w:date="2024-02-18T11:02:00Z">
        <w:r w:rsidR="00116DD2">
          <w:rPr>
            <w:rFonts w:ascii="Times New Roman" w:eastAsia="Times New Roman" w:hAnsi="Times New Roman" w:cs="Times New Roman"/>
            <w:color w:val="000000"/>
            <w:kern w:val="0"/>
            <w:sz w:val="24"/>
            <w:szCs w:val="24"/>
            <w14:ligatures w14:val="none"/>
          </w:rPr>
          <w:t xml:space="preserve">of the reflected light </w:t>
        </w:r>
      </w:ins>
      <w:r w:rsidRPr="001C1E50">
        <w:rPr>
          <w:rFonts w:ascii="Times New Roman" w:eastAsia="Times New Roman" w:hAnsi="Times New Roman" w:cs="Times New Roman"/>
          <w:color w:val="000000"/>
          <w:kern w:val="0"/>
          <w:sz w:val="24"/>
          <w:szCs w:val="24"/>
          <w14:ligatures w14:val="none"/>
        </w:rPr>
        <w:t xml:space="preserve">as a function of time. </w:t>
      </w:r>
      <w:r w:rsidR="000B4FF9">
        <w:rPr>
          <w:rFonts w:ascii="Times New Roman" w:eastAsia="Times New Roman" w:hAnsi="Times New Roman" w:cs="Times New Roman"/>
          <w:color w:val="000000"/>
          <w:kern w:val="0"/>
          <w:sz w:val="24"/>
          <w:szCs w:val="24"/>
          <w14:ligatures w14:val="none"/>
        </w:rPr>
        <w:t xml:space="preserve">Figure </w:t>
      </w:r>
      <w:r w:rsidR="0014575C">
        <w:rPr>
          <w:rFonts w:ascii="Times New Roman" w:eastAsia="Times New Roman" w:hAnsi="Times New Roman" w:cs="Times New Roman"/>
          <w:color w:val="000000"/>
          <w:kern w:val="0"/>
          <w:sz w:val="24"/>
          <w:szCs w:val="24"/>
          <w14:ligatures w14:val="none"/>
        </w:rPr>
        <w:t>6</w:t>
      </w:r>
      <w:r w:rsidR="000B4FF9">
        <w:rPr>
          <w:rFonts w:ascii="Times New Roman" w:eastAsia="Times New Roman" w:hAnsi="Times New Roman" w:cs="Times New Roman"/>
          <w:color w:val="000000"/>
          <w:kern w:val="0"/>
          <w:sz w:val="24"/>
          <w:szCs w:val="24"/>
          <w14:ligatures w14:val="none"/>
        </w:rPr>
        <w:t xml:space="preserve">a </w:t>
      </w:r>
      <w:r w:rsidRPr="001C1E50">
        <w:rPr>
          <w:rFonts w:ascii="Times New Roman" w:eastAsia="Times New Roman" w:hAnsi="Times New Roman" w:cs="Times New Roman"/>
          <w:color w:val="000000"/>
          <w:kern w:val="0"/>
          <w:sz w:val="24"/>
          <w:szCs w:val="24"/>
          <w14:ligatures w14:val="none"/>
        </w:rPr>
        <w:t>is a fitting of a pump-probe scan</w:t>
      </w:r>
      <w:r w:rsidR="006416A7">
        <w:rPr>
          <w:rFonts w:ascii="Times New Roman" w:eastAsia="Times New Roman" w:hAnsi="Times New Roman" w:cs="Times New Roman"/>
          <w:color w:val="000000"/>
          <w:kern w:val="0"/>
          <w:sz w:val="24"/>
          <w:szCs w:val="24"/>
          <w14:ligatures w14:val="none"/>
        </w:rPr>
        <w:t xml:space="preserve"> </w:t>
      </w:r>
      <w:r w:rsidRPr="001C1E50">
        <w:rPr>
          <w:rFonts w:ascii="Times New Roman" w:eastAsia="Times New Roman" w:hAnsi="Times New Roman" w:cs="Times New Roman"/>
          <w:color w:val="000000"/>
          <w:kern w:val="0"/>
          <w:sz w:val="24"/>
          <w:szCs w:val="24"/>
          <w14:ligatures w14:val="none"/>
        </w:rPr>
        <w:t xml:space="preserve">along the Cu-O chain direction. We fit the data with two exponentials </w:t>
      </w:r>
      <w:r w:rsidR="00A51444">
        <w:rPr>
          <w:rFonts w:ascii="Times New Roman" w:eastAsia="Times New Roman" w:hAnsi="Times New Roman" w:cs="Times New Roman"/>
          <w:color w:val="000000"/>
          <w:kern w:val="0"/>
          <w:sz w:val="24"/>
          <w:szCs w:val="24"/>
          <w14:ligatures w14:val="none"/>
        </w:rPr>
        <w:t xml:space="preserve">and a constant background </w:t>
      </w:r>
      <w:r w:rsidRPr="001C1E50">
        <w:rPr>
          <w:rFonts w:ascii="Times New Roman" w:eastAsia="Times New Roman" w:hAnsi="Times New Roman" w:cs="Times New Roman"/>
          <w:color w:val="000000"/>
          <w:kern w:val="0"/>
          <w:sz w:val="24"/>
          <w:szCs w:val="24"/>
          <w14:ligatures w14:val="none"/>
        </w:rPr>
        <w:t>to study the decay of the system.</w:t>
      </w:r>
      <w:r w:rsidR="000B4FF9">
        <w:rPr>
          <w:rFonts w:ascii="Times New Roman" w:eastAsia="Times New Roman" w:hAnsi="Times New Roman" w:cs="Times New Roman"/>
          <w:color w:val="000000"/>
          <w:kern w:val="0"/>
          <w:sz w:val="24"/>
          <w:szCs w:val="24"/>
          <w14:ligatures w14:val="none"/>
        </w:rPr>
        <w:t xml:space="preserve"> </w:t>
      </w:r>
      <w:r w:rsidR="000B4FF9" w:rsidRPr="001C1E50">
        <w:rPr>
          <w:rFonts w:ascii="Times New Roman" w:eastAsia="Times New Roman" w:hAnsi="Times New Roman" w:cs="Times New Roman"/>
          <w:color w:val="000000"/>
          <w:kern w:val="0"/>
          <w:sz w:val="24"/>
          <w:szCs w:val="24"/>
          <w14:ligatures w14:val="none"/>
        </w:rPr>
        <w:t xml:space="preserve">Second, we took transient </w:t>
      </w:r>
      <w:r w:rsidR="000B4FF9">
        <w:rPr>
          <w:rFonts w:ascii="Times New Roman" w:eastAsia="Times New Roman" w:hAnsi="Times New Roman" w:cs="Times New Roman"/>
          <w:color w:val="000000"/>
          <w:kern w:val="0"/>
          <w:sz w:val="24"/>
          <w:szCs w:val="24"/>
          <w14:ligatures w14:val="none"/>
        </w:rPr>
        <w:t>electro-optic sampling</w:t>
      </w:r>
      <w:r w:rsidR="000B4FF9" w:rsidRPr="001C1E50">
        <w:rPr>
          <w:rFonts w:ascii="Times New Roman" w:eastAsia="Times New Roman" w:hAnsi="Times New Roman" w:cs="Times New Roman"/>
          <w:color w:val="000000"/>
          <w:kern w:val="0"/>
          <w:sz w:val="24"/>
          <w:szCs w:val="24"/>
          <w14:ligatures w14:val="none"/>
        </w:rPr>
        <w:t xml:space="preserve"> (TEOS) scans</w:t>
      </w:r>
      <w:r w:rsidR="000B4FF9">
        <w:rPr>
          <w:rFonts w:ascii="Times New Roman" w:eastAsia="Times New Roman" w:hAnsi="Times New Roman" w:cs="Times New Roman"/>
          <w:color w:val="000000"/>
          <w:kern w:val="0"/>
          <w:sz w:val="24"/>
          <w:szCs w:val="24"/>
          <w14:ligatures w14:val="none"/>
        </w:rPr>
        <w:t xml:space="preserve">, shown in Figure </w:t>
      </w:r>
      <w:r w:rsidR="0014575C">
        <w:rPr>
          <w:rFonts w:ascii="Times New Roman" w:eastAsia="Times New Roman" w:hAnsi="Times New Roman" w:cs="Times New Roman"/>
          <w:color w:val="000000"/>
          <w:kern w:val="0"/>
          <w:sz w:val="24"/>
          <w:szCs w:val="24"/>
          <w14:ligatures w14:val="none"/>
        </w:rPr>
        <w:t>6</w:t>
      </w:r>
      <w:r w:rsidR="000B4FF9">
        <w:rPr>
          <w:rFonts w:ascii="Times New Roman" w:eastAsia="Times New Roman" w:hAnsi="Times New Roman" w:cs="Times New Roman"/>
          <w:color w:val="000000"/>
          <w:kern w:val="0"/>
          <w:sz w:val="24"/>
          <w:szCs w:val="24"/>
          <w14:ligatures w14:val="none"/>
        </w:rPr>
        <w:t>b,</w:t>
      </w:r>
      <w:r w:rsidR="000B4FF9" w:rsidRPr="001C1E50">
        <w:rPr>
          <w:rFonts w:ascii="Times New Roman" w:eastAsia="Times New Roman" w:hAnsi="Times New Roman" w:cs="Times New Roman"/>
          <w:color w:val="000000"/>
          <w:kern w:val="0"/>
          <w:sz w:val="24"/>
          <w:szCs w:val="24"/>
          <w14:ligatures w14:val="none"/>
        </w:rPr>
        <w:t xml:space="preserve"> where we measured the terahertz pulse output at </w:t>
      </w:r>
      <w:r w:rsidR="00781E4D">
        <w:rPr>
          <w:rFonts w:ascii="Times New Roman" w:eastAsia="Times New Roman" w:hAnsi="Times New Roman" w:cs="Times New Roman"/>
          <w:color w:val="000000"/>
          <w:kern w:val="0"/>
          <w:sz w:val="24"/>
          <w:szCs w:val="24"/>
          <w14:ligatures w14:val="none"/>
        </w:rPr>
        <w:t xml:space="preserve">fixed time delays </w:t>
      </w:r>
      <w:r w:rsidR="000B4FF9" w:rsidRPr="001C1E50">
        <w:rPr>
          <w:rFonts w:ascii="Times New Roman" w:eastAsia="Times New Roman" w:hAnsi="Times New Roman" w:cs="Times New Roman"/>
          <w:color w:val="000000"/>
          <w:kern w:val="0"/>
          <w:sz w:val="24"/>
          <w:szCs w:val="24"/>
          <w14:ligatures w14:val="none"/>
        </w:rPr>
        <w:t>between the pump and the probe.</w:t>
      </w:r>
      <w:r w:rsidR="007B0891">
        <w:rPr>
          <w:rFonts w:ascii="Times New Roman" w:eastAsia="Times New Roman" w:hAnsi="Times New Roman" w:cs="Times New Roman"/>
          <w:color w:val="000000"/>
          <w:kern w:val="0"/>
          <w:sz w:val="24"/>
          <w:szCs w:val="24"/>
          <w14:ligatures w14:val="none"/>
        </w:rPr>
        <w:t xml:space="preserve"> </w:t>
      </w:r>
      <w:r w:rsidR="007B0891" w:rsidRPr="001C1E50">
        <w:rPr>
          <w:rFonts w:ascii="Times New Roman" w:eastAsia="Times New Roman" w:hAnsi="Times New Roman" w:cs="Times New Roman"/>
          <w:color w:val="000000"/>
          <w:kern w:val="0"/>
          <w:sz w:val="24"/>
          <w:szCs w:val="24"/>
          <w14:ligatures w14:val="none"/>
        </w:rPr>
        <w:t xml:space="preserve">The TEOS scans are similar to the </w:t>
      </w:r>
      <w:r w:rsidR="00C32660">
        <w:rPr>
          <w:rFonts w:ascii="Times New Roman" w:eastAsia="Times New Roman" w:hAnsi="Times New Roman" w:cs="Times New Roman"/>
          <w:color w:val="000000"/>
          <w:kern w:val="0"/>
          <w:sz w:val="24"/>
          <w:szCs w:val="24"/>
          <w14:ligatures w14:val="none"/>
        </w:rPr>
        <w:t>measurements</w:t>
      </w:r>
      <w:r w:rsidR="007B0891" w:rsidRPr="001C1E50">
        <w:rPr>
          <w:rFonts w:ascii="Times New Roman" w:eastAsia="Times New Roman" w:hAnsi="Times New Roman" w:cs="Times New Roman"/>
          <w:color w:val="000000"/>
          <w:kern w:val="0"/>
          <w:sz w:val="24"/>
          <w:szCs w:val="24"/>
          <w14:ligatures w14:val="none"/>
        </w:rPr>
        <w:t xml:space="preserve"> we </w:t>
      </w:r>
      <w:r w:rsidR="00C32660">
        <w:rPr>
          <w:rFonts w:ascii="Times New Roman" w:eastAsia="Times New Roman" w:hAnsi="Times New Roman" w:cs="Times New Roman"/>
          <w:color w:val="000000"/>
          <w:kern w:val="0"/>
          <w:sz w:val="24"/>
          <w:szCs w:val="24"/>
          <w14:ligatures w14:val="none"/>
        </w:rPr>
        <w:t>took</w:t>
      </w:r>
      <w:r w:rsidR="007B0891" w:rsidRPr="001C1E50">
        <w:rPr>
          <w:rFonts w:ascii="Times New Roman" w:eastAsia="Times New Roman" w:hAnsi="Times New Roman" w:cs="Times New Roman"/>
          <w:color w:val="000000"/>
          <w:kern w:val="0"/>
          <w:sz w:val="24"/>
          <w:szCs w:val="24"/>
          <w14:ligatures w14:val="none"/>
        </w:rPr>
        <w:t xml:space="preserve"> in the static transmission </w:t>
      </w:r>
      <w:proofErr w:type="gramStart"/>
      <w:r w:rsidR="007B0891" w:rsidRPr="001C1E50">
        <w:rPr>
          <w:rFonts w:ascii="Times New Roman" w:eastAsia="Times New Roman" w:hAnsi="Times New Roman" w:cs="Times New Roman"/>
          <w:color w:val="000000"/>
          <w:kern w:val="0"/>
          <w:sz w:val="24"/>
          <w:szCs w:val="24"/>
          <w14:ligatures w14:val="none"/>
        </w:rPr>
        <w:t>case</w:t>
      </w:r>
      <w:proofErr w:type="gramEnd"/>
      <w:r w:rsidR="007B0891" w:rsidRPr="001C1E50">
        <w:rPr>
          <w:rFonts w:ascii="Times New Roman" w:eastAsia="Times New Roman" w:hAnsi="Times New Roman" w:cs="Times New Roman"/>
          <w:color w:val="000000"/>
          <w:kern w:val="0"/>
          <w:sz w:val="24"/>
          <w:szCs w:val="24"/>
          <w14:ligatures w14:val="none"/>
        </w:rPr>
        <w:t xml:space="preserve"> yet </w:t>
      </w:r>
      <w:ins w:id="47" w:author="Kozlowski, Patryk T." w:date="2024-02-18T11:04:00Z">
        <w:r w:rsidR="00116DD2">
          <w:rPr>
            <w:rFonts w:ascii="Times New Roman" w:eastAsia="Times New Roman" w:hAnsi="Times New Roman" w:cs="Times New Roman"/>
            <w:color w:val="000000"/>
            <w:kern w:val="0"/>
            <w:sz w:val="24"/>
            <w:szCs w:val="24"/>
            <w14:ligatures w14:val="none"/>
          </w:rPr>
          <w:t xml:space="preserve">we </w:t>
        </w:r>
      </w:ins>
      <w:ins w:id="48" w:author="Kozlowski, Patryk T." w:date="2024-02-18T11:05:00Z">
        <w:r w:rsidR="00116DD2">
          <w:rPr>
            <w:rFonts w:ascii="Times New Roman" w:eastAsia="Times New Roman" w:hAnsi="Times New Roman" w:cs="Times New Roman"/>
            <w:color w:val="000000"/>
            <w:kern w:val="0"/>
            <w:sz w:val="24"/>
            <w:szCs w:val="24"/>
            <w14:ligatures w14:val="none"/>
          </w:rPr>
          <w:t xml:space="preserve">measured the delay </w:t>
        </w:r>
      </w:ins>
      <w:r w:rsidR="007B0891" w:rsidRPr="001C1E50">
        <w:rPr>
          <w:rFonts w:ascii="Times New Roman" w:eastAsia="Times New Roman" w:hAnsi="Times New Roman" w:cs="Times New Roman"/>
          <w:color w:val="000000"/>
          <w:kern w:val="0"/>
          <w:sz w:val="24"/>
          <w:szCs w:val="24"/>
          <w14:ligatures w14:val="none"/>
        </w:rPr>
        <w:t>at various times after the pump pulse to understand how the material’s dynamics are changing</w:t>
      </w:r>
      <w:r w:rsidR="00A51444">
        <w:rPr>
          <w:rFonts w:ascii="Times New Roman" w:eastAsia="Times New Roman" w:hAnsi="Times New Roman" w:cs="Times New Roman"/>
          <w:color w:val="000000"/>
          <w:kern w:val="0"/>
          <w:sz w:val="24"/>
          <w:szCs w:val="24"/>
          <w14:ligatures w14:val="none"/>
        </w:rPr>
        <w:t xml:space="preserve"> with time</w:t>
      </w:r>
      <w:r w:rsidR="007B0891" w:rsidRPr="001C1E50">
        <w:rPr>
          <w:rFonts w:ascii="Times New Roman" w:eastAsia="Times New Roman" w:hAnsi="Times New Roman" w:cs="Times New Roman"/>
          <w:color w:val="000000"/>
          <w:kern w:val="0"/>
          <w:sz w:val="24"/>
          <w:szCs w:val="24"/>
          <w14:ligatures w14:val="none"/>
        </w:rPr>
        <w:t xml:space="preserve"> </w:t>
      </w:r>
      <w:commentRangeStart w:id="49"/>
      <w:r w:rsidR="007B0891" w:rsidRPr="001C1E50">
        <w:rPr>
          <w:rFonts w:ascii="Times New Roman" w:eastAsia="Times New Roman" w:hAnsi="Times New Roman" w:cs="Times New Roman"/>
          <w:color w:val="000000"/>
          <w:kern w:val="0"/>
          <w:sz w:val="24"/>
          <w:szCs w:val="24"/>
          <w14:ligatures w14:val="none"/>
        </w:rPr>
        <w:t>due to the added elections</w:t>
      </w:r>
      <w:commentRangeEnd w:id="49"/>
      <w:r w:rsidR="00116DD2">
        <w:rPr>
          <w:rStyle w:val="CommentReference"/>
        </w:rPr>
        <w:commentReference w:id="49"/>
      </w:r>
      <w:r w:rsidR="007B0891" w:rsidRPr="001C1E50">
        <w:rPr>
          <w:rFonts w:ascii="Times New Roman" w:eastAsia="Times New Roman" w:hAnsi="Times New Roman" w:cs="Times New Roman"/>
          <w:color w:val="000000"/>
          <w:kern w:val="0"/>
          <w:sz w:val="24"/>
          <w:szCs w:val="24"/>
          <w14:ligatures w14:val="none"/>
        </w:rPr>
        <w:t>. </w:t>
      </w:r>
    </w:p>
    <w:p w14:paraId="3FA90571" w14:textId="38B02935" w:rsidR="001C1E50" w:rsidRPr="001C1E50" w:rsidRDefault="00E14A1B" w:rsidP="001C1E50">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a.</w:t>
      </w:r>
      <w:r w:rsidR="001C1E50"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622DB31" wp14:editId="55C746F1">
            <wp:extent cx="2980135" cy="2089016"/>
            <wp:effectExtent l="0" t="0" r="0" b="6985"/>
            <wp:docPr id="719067687" name="Picture 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67687" name="Picture 4" descr="A graph of a functio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348"/>
                    <a:stretch/>
                  </pic:blipFill>
                  <pic:spPr bwMode="auto">
                    <a:xfrm>
                      <a:off x="0" y="0"/>
                      <a:ext cx="2992655" cy="209779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kern w:val="0"/>
          <w:sz w:val="24"/>
          <w:szCs w:val="24"/>
          <w14:ligatures w14:val="none"/>
        </w:rPr>
        <w:t xml:space="preserve">b. </w:t>
      </w:r>
      <w:r w:rsidR="00B176EA">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07145CF" wp14:editId="20534790">
            <wp:extent cx="1623427" cy="2138724"/>
            <wp:effectExtent l="0" t="0" r="0" b="0"/>
            <wp:docPr id="179643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311"/>
                    <a:stretch/>
                  </pic:blipFill>
                  <pic:spPr bwMode="auto">
                    <a:xfrm>
                      <a:off x="0" y="0"/>
                      <a:ext cx="1638776" cy="2158946"/>
                    </a:xfrm>
                    <a:prstGeom prst="rect">
                      <a:avLst/>
                    </a:prstGeom>
                    <a:noFill/>
                    <a:ln>
                      <a:noFill/>
                    </a:ln>
                    <a:extLst>
                      <a:ext uri="{53640926-AAD7-44D8-BBD7-CCE9431645EC}">
                        <a14:shadowObscured xmlns:a14="http://schemas.microsoft.com/office/drawing/2010/main"/>
                      </a:ext>
                    </a:extLst>
                  </pic:spPr>
                </pic:pic>
              </a:graphicData>
            </a:graphic>
          </wp:inline>
        </w:drawing>
      </w:r>
    </w:p>
    <w:p w14:paraId="52428522" w14:textId="7FB5D09C"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14575C">
        <w:rPr>
          <w:rFonts w:ascii="Times New Roman" w:eastAsia="Times New Roman" w:hAnsi="Times New Roman" w:cs="Times New Roman"/>
          <w:color w:val="000000"/>
          <w:kern w:val="0"/>
          <w:sz w:val="24"/>
          <w:szCs w:val="24"/>
          <w14:ligatures w14:val="none"/>
        </w:rPr>
        <w:t>6</w:t>
      </w:r>
      <w:r w:rsidRPr="001C1E50">
        <w:rPr>
          <w:rFonts w:ascii="Times New Roman" w:eastAsia="Times New Roman" w:hAnsi="Times New Roman" w:cs="Times New Roman"/>
          <w:color w:val="000000"/>
          <w:kern w:val="0"/>
          <w:sz w:val="24"/>
          <w:szCs w:val="24"/>
          <w14:ligatures w14:val="none"/>
        </w:rPr>
        <w:t xml:space="preserve">: </w:t>
      </w:r>
      <w:r w:rsidR="005B2F05">
        <w:rPr>
          <w:rFonts w:ascii="Times New Roman" w:eastAsia="Times New Roman" w:hAnsi="Times New Roman" w:cs="Times New Roman"/>
          <w:color w:val="000000"/>
          <w:kern w:val="0"/>
          <w:sz w:val="24"/>
          <w:szCs w:val="24"/>
          <w14:ligatures w14:val="none"/>
        </w:rPr>
        <w:t xml:space="preserve">a) </w:t>
      </w:r>
      <w:commentRangeStart w:id="50"/>
      <w:r w:rsidRPr="001C1E50">
        <w:rPr>
          <w:rFonts w:ascii="Times New Roman" w:eastAsia="Times New Roman" w:hAnsi="Times New Roman" w:cs="Times New Roman"/>
          <w:color w:val="000000"/>
          <w:kern w:val="0"/>
          <w:sz w:val="24"/>
          <w:szCs w:val="24"/>
          <w14:ligatures w14:val="none"/>
        </w:rPr>
        <w:t>Exponential fitting of pump-probe scan</w:t>
      </w:r>
      <w:commentRangeEnd w:id="50"/>
      <w:r w:rsidR="00116DD2">
        <w:rPr>
          <w:rStyle w:val="CommentReference"/>
        </w:rPr>
        <w:commentReference w:id="50"/>
      </w:r>
      <w:r w:rsidRPr="001C1E50">
        <w:rPr>
          <w:rFonts w:ascii="Times New Roman" w:eastAsia="Times New Roman" w:hAnsi="Times New Roman" w:cs="Times New Roman"/>
          <w:color w:val="000000"/>
          <w:kern w:val="0"/>
          <w:sz w:val="24"/>
          <w:szCs w:val="24"/>
          <w14:ligatures w14:val="none"/>
        </w:rPr>
        <w:t xml:space="preserve"> a</w:t>
      </w:r>
      <w:r w:rsidR="007B0891">
        <w:rPr>
          <w:rFonts w:ascii="Times New Roman" w:eastAsia="Times New Roman" w:hAnsi="Times New Roman" w:cs="Times New Roman"/>
          <w:color w:val="000000"/>
          <w:kern w:val="0"/>
          <w:sz w:val="24"/>
          <w:szCs w:val="24"/>
          <w14:ligatures w14:val="none"/>
        </w:rPr>
        <w:t>long the Cu-O chain direction</w:t>
      </w:r>
      <w:r w:rsidRPr="001C1E50">
        <w:rPr>
          <w:rFonts w:ascii="Times New Roman" w:eastAsia="Times New Roman" w:hAnsi="Times New Roman" w:cs="Times New Roman"/>
          <w:color w:val="000000"/>
          <w:kern w:val="0"/>
          <w:sz w:val="24"/>
          <w:szCs w:val="24"/>
          <w14:ligatures w14:val="none"/>
        </w:rPr>
        <w:t xml:space="preserve">. </w:t>
      </w:r>
      <w:commentRangeStart w:id="51"/>
      <w:r w:rsidRPr="001C1E50">
        <w:rPr>
          <w:rFonts w:ascii="Times New Roman" w:eastAsia="Times New Roman" w:hAnsi="Times New Roman" w:cs="Times New Roman"/>
          <w:color w:val="000000"/>
          <w:kern w:val="0"/>
          <w:sz w:val="24"/>
          <w:szCs w:val="24"/>
          <w14:ligatures w14:val="none"/>
        </w:rPr>
        <w:t xml:space="preserve">Two exponential functions are fitted, one with a time decay of 0.8 </w:t>
      </w:r>
      <w:proofErr w:type="spellStart"/>
      <w:r w:rsidRPr="001C1E50">
        <w:rPr>
          <w:rFonts w:ascii="Times New Roman" w:eastAsia="Times New Roman" w:hAnsi="Times New Roman" w:cs="Times New Roman"/>
          <w:color w:val="000000"/>
          <w:kern w:val="0"/>
          <w:sz w:val="24"/>
          <w:szCs w:val="24"/>
          <w14:ligatures w14:val="none"/>
        </w:rPr>
        <w:t>ps</w:t>
      </w:r>
      <w:proofErr w:type="spellEnd"/>
      <w:r w:rsidRPr="001C1E50">
        <w:rPr>
          <w:rFonts w:ascii="Times New Roman" w:eastAsia="Times New Roman" w:hAnsi="Times New Roman" w:cs="Times New Roman"/>
          <w:color w:val="000000"/>
          <w:kern w:val="0"/>
          <w:sz w:val="24"/>
          <w:szCs w:val="24"/>
          <w14:ligatures w14:val="none"/>
        </w:rPr>
        <w:t xml:space="preserve"> and the other with a time decay of 7 ps.</w:t>
      </w:r>
      <w:r w:rsidR="005B2F05">
        <w:rPr>
          <w:rFonts w:ascii="Times New Roman" w:eastAsia="Times New Roman" w:hAnsi="Times New Roman" w:cs="Times New Roman"/>
          <w:color w:val="000000"/>
          <w:kern w:val="0"/>
          <w:sz w:val="24"/>
          <w:szCs w:val="24"/>
          <w14:ligatures w14:val="none"/>
        </w:rPr>
        <w:t xml:space="preserve"> </w:t>
      </w:r>
      <w:commentRangeEnd w:id="51"/>
      <w:r w:rsidR="00D3014F">
        <w:rPr>
          <w:rStyle w:val="CommentReference"/>
        </w:rPr>
        <w:commentReference w:id="51"/>
      </w:r>
      <w:r w:rsidR="00DC15FD">
        <w:rPr>
          <w:rFonts w:ascii="Times New Roman" w:eastAsia="Times New Roman" w:hAnsi="Times New Roman" w:cs="Times New Roman"/>
          <w:color w:val="000000"/>
          <w:kern w:val="0"/>
          <w:sz w:val="24"/>
          <w:szCs w:val="24"/>
          <w14:ligatures w14:val="none"/>
        </w:rPr>
        <w:t>The dashed line C represents a</w:t>
      </w:r>
      <w:r w:rsidR="00D51F04">
        <w:rPr>
          <w:rFonts w:ascii="Times New Roman" w:eastAsia="Times New Roman" w:hAnsi="Times New Roman" w:cs="Times New Roman"/>
          <w:color w:val="000000"/>
          <w:kern w:val="0"/>
          <w:sz w:val="24"/>
          <w:szCs w:val="24"/>
          <w14:ligatures w14:val="none"/>
        </w:rPr>
        <w:t xml:space="preserve"> constant</w:t>
      </w:r>
      <w:r w:rsidR="00DC15FD">
        <w:rPr>
          <w:rFonts w:ascii="Times New Roman" w:eastAsia="Times New Roman" w:hAnsi="Times New Roman" w:cs="Times New Roman"/>
          <w:color w:val="000000"/>
          <w:kern w:val="0"/>
          <w:sz w:val="24"/>
          <w:szCs w:val="24"/>
          <w14:ligatures w14:val="none"/>
        </w:rPr>
        <w:t xml:space="preserve"> added background</w:t>
      </w:r>
      <w:r w:rsidR="00C91EF0">
        <w:rPr>
          <w:rFonts w:ascii="Times New Roman" w:eastAsia="Times New Roman" w:hAnsi="Times New Roman" w:cs="Times New Roman"/>
          <w:color w:val="000000"/>
          <w:kern w:val="0"/>
          <w:sz w:val="24"/>
          <w:szCs w:val="24"/>
          <w14:ligatures w14:val="none"/>
        </w:rPr>
        <w:t xml:space="preserve">. </w:t>
      </w:r>
      <w:r w:rsidR="005B2F05">
        <w:rPr>
          <w:rFonts w:ascii="Times New Roman" w:eastAsia="Times New Roman" w:hAnsi="Times New Roman" w:cs="Times New Roman"/>
          <w:color w:val="000000"/>
          <w:kern w:val="0"/>
          <w:sz w:val="24"/>
          <w:szCs w:val="24"/>
          <w14:ligatures w14:val="none"/>
        </w:rPr>
        <w:t xml:space="preserve">b) </w:t>
      </w:r>
      <w:r w:rsidR="002C5911">
        <w:rPr>
          <w:rFonts w:ascii="Times New Roman" w:eastAsia="Times New Roman" w:hAnsi="Times New Roman" w:cs="Times New Roman"/>
          <w:color w:val="000000"/>
          <w:kern w:val="0"/>
          <w:sz w:val="24"/>
          <w:szCs w:val="24"/>
          <w14:ligatures w14:val="none"/>
        </w:rPr>
        <w:t>Change in electric field</w:t>
      </w:r>
      <w:r w:rsidR="00281CA9">
        <w:rPr>
          <w:rFonts w:ascii="Times New Roman" w:eastAsia="Times New Roman" w:hAnsi="Times New Roman" w:cs="Times New Roman"/>
          <w:color w:val="000000"/>
          <w:kern w:val="0"/>
          <w:sz w:val="24"/>
          <w:szCs w:val="24"/>
          <w14:ligatures w14:val="none"/>
        </w:rPr>
        <w:t>, hence the induced signal,</w:t>
      </w:r>
      <w:r w:rsidR="002C5911">
        <w:rPr>
          <w:rFonts w:ascii="Times New Roman" w:eastAsia="Times New Roman" w:hAnsi="Times New Roman" w:cs="Times New Roman"/>
          <w:color w:val="000000"/>
          <w:kern w:val="0"/>
          <w:sz w:val="24"/>
          <w:szCs w:val="24"/>
          <w14:ligatures w14:val="none"/>
        </w:rPr>
        <w:t xml:space="preserve"> as a function of time and frequency.</w:t>
      </w:r>
      <w:r w:rsidR="00281CA9">
        <w:rPr>
          <w:rFonts w:ascii="Times New Roman" w:eastAsia="Times New Roman" w:hAnsi="Times New Roman" w:cs="Times New Roman"/>
          <w:color w:val="000000"/>
          <w:kern w:val="0"/>
          <w:sz w:val="24"/>
          <w:szCs w:val="24"/>
          <w14:ligatures w14:val="none"/>
        </w:rPr>
        <w:t xml:space="preserve"> </w:t>
      </w:r>
      <w:r w:rsidR="00281CA9" w:rsidRPr="001C1E50">
        <w:rPr>
          <w:rFonts w:ascii="Times New Roman" w:eastAsia="Times New Roman" w:hAnsi="Times New Roman" w:cs="Times New Roman"/>
          <w:color w:val="000000"/>
          <w:kern w:val="0"/>
          <w:sz w:val="24"/>
          <w:szCs w:val="24"/>
          <w14:ligatures w14:val="none"/>
        </w:rPr>
        <w:t>The color bar represents the change in electric field over the total electric field.</w:t>
      </w:r>
    </w:p>
    <w:p w14:paraId="600DB414" w14:textId="77777777" w:rsidR="002304D0" w:rsidRDefault="002304D0" w:rsidP="002304D0">
      <w:pPr>
        <w:spacing w:after="0" w:line="240" w:lineRule="auto"/>
        <w:rPr>
          <w:rFonts w:ascii="Times New Roman" w:eastAsia="Times New Roman" w:hAnsi="Times New Roman" w:cs="Times New Roman"/>
          <w:kern w:val="0"/>
          <w:sz w:val="24"/>
          <w:szCs w:val="24"/>
          <w14:ligatures w14:val="none"/>
        </w:rPr>
      </w:pPr>
    </w:p>
    <w:p w14:paraId="0D9DA059" w14:textId="443C9BE3" w:rsidR="002304D0" w:rsidRDefault="002304D0" w:rsidP="002304D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Discussion</w:t>
      </w:r>
    </w:p>
    <w:p w14:paraId="015BCE6C" w14:textId="2C396EF4" w:rsidR="00C91EF0" w:rsidRPr="001C1E50" w:rsidRDefault="00A51444" w:rsidP="00C91EF0">
      <w:pPr>
        <w:spacing w:after="0" w:line="240" w:lineRule="auto"/>
        <w:ind w:firstLine="720"/>
        <w:rPr>
          <w:rFonts w:ascii="Times New Roman" w:eastAsia="Times New Roman" w:hAnsi="Times New Roman" w:cs="Times New Roman"/>
          <w:kern w:val="0"/>
          <w:sz w:val="24"/>
          <w:szCs w:val="24"/>
          <w14:ligatures w14:val="none"/>
        </w:rPr>
      </w:pPr>
      <w:commentRangeStart w:id="52"/>
      <w:r>
        <w:rPr>
          <w:rFonts w:ascii="Times New Roman" w:eastAsia="Times New Roman" w:hAnsi="Times New Roman" w:cs="Times New Roman"/>
          <w:color w:val="000000"/>
          <w:kern w:val="0"/>
          <w:sz w:val="24"/>
          <w:szCs w:val="24"/>
          <w14:ligatures w14:val="none"/>
        </w:rPr>
        <w:t>We can understand Figure 6a as being a vertical slice of Figure 6b</w:t>
      </w:r>
      <w:r w:rsidR="00DE12E5">
        <w:rPr>
          <w:rFonts w:ascii="Times New Roman" w:eastAsia="Times New Roman" w:hAnsi="Times New Roman" w:cs="Times New Roman"/>
          <w:color w:val="000000"/>
          <w:kern w:val="0"/>
          <w:sz w:val="24"/>
          <w:szCs w:val="24"/>
          <w14:ligatures w14:val="none"/>
        </w:rPr>
        <w:t xml:space="preserve"> if Figure 6b was in the time domain and </w:t>
      </w:r>
      <w:proofErr w:type="gramStart"/>
      <w:r w:rsidR="00DE12E5">
        <w:rPr>
          <w:rFonts w:ascii="Times New Roman" w:eastAsia="Times New Roman" w:hAnsi="Times New Roman" w:cs="Times New Roman"/>
          <w:color w:val="000000"/>
          <w:kern w:val="0"/>
          <w:sz w:val="24"/>
          <w:szCs w:val="24"/>
          <w14:ligatures w14:val="none"/>
        </w:rPr>
        <w:t>not</w:t>
      </w:r>
      <w:proofErr w:type="gramEnd"/>
      <w:r w:rsidR="00DE12E5">
        <w:rPr>
          <w:rFonts w:ascii="Times New Roman" w:eastAsia="Times New Roman" w:hAnsi="Times New Roman" w:cs="Times New Roman"/>
          <w:color w:val="000000"/>
          <w:kern w:val="0"/>
          <w:sz w:val="24"/>
          <w:szCs w:val="24"/>
          <w14:ligatures w14:val="none"/>
        </w:rPr>
        <w:t xml:space="preserve"> yet Fourier transformed to</w:t>
      </w:r>
      <w:r w:rsidR="00501D76">
        <w:rPr>
          <w:rFonts w:ascii="Times New Roman" w:eastAsia="Times New Roman" w:hAnsi="Times New Roman" w:cs="Times New Roman"/>
          <w:color w:val="000000"/>
          <w:kern w:val="0"/>
          <w:sz w:val="24"/>
          <w:szCs w:val="24"/>
          <w14:ligatures w14:val="none"/>
        </w:rPr>
        <w:t xml:space="preserve"> the frequency domain</w:t>
      </w:r>
      <w:commentRangeEnd w:id="52"/>
      <w:r w:rsidR="00D3014F">
        <w:rPr>
          <w:rStyle w:val="CommentReference"/>
        </w:rPr>
        <w:commentReference w:id="52"/>
      </w:r>
      <w:r>
        <w:rPr>
          <w:rFonts w:ascii="Times New Roman" w:eastAsia="Times New Roman" w:hAnsi="Times New Roman" w:cs="Times New Roman"/>
          <w:color w:val="000000"/>
          <w:kern w:val="0"/>
          <w:sz w:val="24"/>
          <w:szCs w:val="24"/>
          <w14:ligatures w14:val="none"/>
        </w:rPr>
        <w:t xml:space="preserve">. </w:t>
      </w:r>
      <w:commentRangeStart w:id="53"/>
      <w:r>
        <w:rPr>
          <w:rFonts w:ascii="Times New Roman" w:eastAsia="Times New Roman" w:hAnsi="Times New Roman" w:cs="Times New Roman"/>
          <w:color w:val="000000"/>
          <w:kern w:val="0"/>
          <w:sz w:val="24"/>
          <w:szCs w:val="24"/>
          <w14:ligatures w14:val="none"/>
        </w:rPr>
        <w:t xml:space="preserve">Both </w:t>
      </w:r>
      <w:r w:rsidR="000B6200">
        <w:rPr>
          <w:rFonts w:ascii="Times New Roman" w:eastAsia="Times New Roman" w:hAnsi="Times New Roman" w:cs="Times New Roman"/>
          <w:color w:val="000000"/>
          <w:kern w:val="0"/>
          <w:sz w:val="24"/>
          <w:szCs w:val="24"/>
          <w14:ligatures w14:val="none"/>
        </w:rPr>
        <w:t xml:space="preserve">results depict </w:t>
      </w:r>
      <w:r w:rsidR="00C91EF0" w:rsidRPr="001C1E50">
        <w:rPr>
          <w:rFonts w:ascii="Times New Roman" w:eastAsia="Times New Roman" w:hAnsi="Times New Roman" w:cs="Times New Roman"/>
          <w:color w:val="000000"/>
          <w:kern w:val="0"/>
          <w:sz w:val="24"/>
          <w:szCs w:val="24"/>
          <w14:ligatures w14:val="none"/>
        </w:rPr>
        <w:t>a fast decay time and a slower decay time</w:t>
      </w:r>
      <w:r w:rsidR="00C91EF0">
        <w:rPr>
          <w:rFonts w:ascii="Times New Roman" w:eastAsia="Times New Roman" w:hAnsi="Times New Roman" w:cs="Times New Roman"/>
          <w:color w:val="000000"/>
          <w:kern w:val="0"/>
          <w:sz w:val="24"/>
          <w:szCs w:val="24"/>
          <w14:ligatures w14:val="none"/>
        </w:rPr>
        <w:t xml:space="preserve">, </w:t>
      </w:r>
      <w:r w:rsidR="000B6200">
        <w:rPr>
          <w:rFonts w:ascii="Times New Roman" w:eastAsia="Times New Roman" w:hAnsi="Times New Roman" w:cs="Times New Roman"/>
          <w:color w:val="000000"/>
          <w:kern w:val="0"/>
          <w:sz w:val="24"/>
          <w:szCs w:val="24"/>
          <w14:ligatures w14:val="none"/>
        </w:rPr>
        <w:t>shown</w:t>
      </w:r>
      <w:r w:rsidR="00C91EF0">
        <w:rPr>
          <w:rFonts w:ascii="Times New Roman" w:eastAsia="Times New Roman" w:hAnsi="Times New Roman" w:cs="Times New Roman"/>
          <w:color w:val="000000"/>
          <w:kern w:val="0"/>
          <w:sz w:val="24"/>
          <w:szCs w:val="24"/>
          <w14:ligatures w14:val="none"/>
        </w:rPr>
        <w:t xml:space="preserve"> as</w:t>
      </w:r>
      <w:r w:rsidR="000B6200">
        <w:rPr>
          <w:rFonts w:ascii="Times New Roman" w:eastAsia="Times New Roman" w:hAnsi="Times New Roman" w:cs="Times New Roman"/>
          <w:color w:val="000000"/>
          <w:kern w:val="0"/>
          <w:sz w:val="24"/>
          <w:szCs w:val="24"/>
          <w14:ligatures w14:val="none"/>
        </w:rPr>
        <w:t xml:space="preserve"> the two exponential decays plotted in 6a and the </w:t>
      </w:r>
      <w:r w:rsidR="00E51F6B">
        <w:rPr>
          <w:rFonts w:ascii="Times New Roman" w:eastAsia="Times New Roman" w:hAnsi="Times New Roman" w:cs="Times New Roman"/>
          <w:color w:val="000000"/>
          <w:kern w:val="0"/>
          <w:sz w:val="24"/>
          <w:szCs w:val="24"/>
          <w14:ligatures w14:val="none"/>
        </w:rPr>
        <w:t xml:space="preserve">rate of </w:t>
      </w:r>
      <w:r w:rsidR="000B6200">
        <w:rPr>
          <w:rFonts w:ascii="Times New Roman" w:eastAsia="Times New Roman" w:hAnsi="Times New Roman" w:cs="Times New Roman"/>
          <w:color w:val="000000"/>
          <w:kern w:val="0"/>
          <w:sz w:val="24"/>
          <w:szCs w:val="24"/>
          <w14:ligatures w14:val="none"/>
        </w:rPr>
        <w:t xml:space="preserve">change in intensity of the </w:t>
      </w:r>
      <w:r w:rsidR="00C91EF0">
        <w:rPr>
          <w:rFonts w:ascii="Times New Roman" w:eastAsia="Times New Roman" w:hAnsi="Times New Roman" w:cs="Times New Roman"/>
          <w:color w:val="000000"/>
          <w:kern w:val="0"/>
          <w:sz w:val="24"/>
          <w:szCs w:val="24"/>
          <w14:ligatures w14:val="none"/>
        </w:rPr>
        <w:t xml:space="preserve">plotted change in electric field in Figure </w:t>
      </w:r>
      <w:r w:rsidR="000B6200">
        <w:rPr>
          <w:rFonts w:ascii="Times New Roman" w:eastAsia="Times New Roman" w:hAnsi="Times New Roman" w:cs="Times New Roman"/>
          <w:color w:val="000000"/>
          <w:kern w:val="0"/>
          <w:sz w:val="24"/>
          <w:szCs w:val="24"/>
          <w14:ligatures w14:val="none"/>
        </w:rPr>
        <w:t>6</w:t>
      </w:r>
      <w:r w:rsidR="00C91EF0">
        <w:rPr>
          <w:rFonts w:ascii="Times New Roman" w:eastAsia="Times New Roman" w:hAnsi="Times New Roman" w:cs="Times New Roman"/>
          <w:color w:val="000000"/>
          <w:kern w:val="0"/>
          <w:sz w:val="24"/>
          <w:szCs w:val="24"/>
          <w14:ligatures w14:val="none"/>
        </w:rPr>
        <w:t>b</w:t>
      </w:r>
      <w:r w:rsidR="00C91EF0" w:rsidRPr="001C1E50">
        <w:rPr>
          <w:rFonts w:ascii="Times New Roman" w:eastAsia="Times New Roman" w:hAnsi="Times New Roman" w:cs="Times New Roman"/>
          <w:color w:val="000000"/>
          <w:kern w:val="0"/>
          <w:sz w:val="24"/>
          <w:szCs w:val="24"/>
          <w14:ligatures w14:val="none"/>
        </w:rPr>
        <w:t xml:space="preserve">. </w:t>
      </w:r>
      <w:commentRangeEnd w:id="53"/>
      <w:r w:rsidR="00D3014F">
        <w:rPr>
          <w:rStyle w:val="CommentReference"/>
        </w:rPr>
        <w:commentReference w:id="53"/>
      </w:r>
      <w:r w:rsidR="000B6200">
        <w:rPr>
          <w:rFonts w:ascii="Times New Roman" w:eastAsia="Times New Roman" w:hAnsi="Times New Roman" w:cs="Times New Roman"/>
          <w:color w:val="000000"/>
          <w:kern w:val="0"/>
          <w:sz w:val="24"/>
          <w:szCs w:val="24"/>
          <w14:ligatures w14:val="none"/>
        </w:rPr>
        <w:t>When</w:t>
      </w:r>
      <w:commentRangeStart w:id="54"/>
      <w:r w:rsidR="000B6200">
        <w:rPr>
          <w:rFonts w:ascii="Times New Roman" w:eastAsia="Times New Roman" w:hAnsi="Times New Roman" w:cs="Times New Roman"/>
          <w:color w:val="000000"/>
          <w:kern w:val="0"/>
          <w:sz w:val="24"/>
          <w:szCs w:val="24"/>
          <w14:ligatures w14:val="none"/>
        </w:rPr>
        <w:t xml:space="preserve"> electrons</w:t>
      </w:r>
      <w:commentRangeEnd w:id="54"/>
      <w:r w:rsidR="00D3014F">
        <w:rPr>
          <w:rStyle w:val="CommentReference"/>
        </w:rPr>
        <w:commentReference w:id="54"/>
      </w:r>
      <w:r w:rsidR="000B6200">
        <w:rPr>
          <w:rFonts w:ascii="Times New Roman" w:eastAsia="Times New Roman" w:hAnsi="Times New Roman" w:cs="Times New Roman"/>
          <w:color w:val="000000"/>
          <w:kern w:val="0"/>
          <w:sz w:val="24"/>
          <w:szCs w:val="24"/>
          <w14:ligatures w14:val="none"/>
        </w:rPr>
        <w:t>, and hence energy, are added to a system in the form of an ultrafast laser pulse, often this additional energy will cause a response in the material</w:t>
      </w:r>
      <w:r w:rsidR="001A0C49">
        <w:rPr>
          <w:rFonts w:ascii="Times New Roman" w:eastAsia="Times New Roman" w:hAnsi="Times New Roman" w:cs="Times New Roman"/>
          <w:color w:val="000000"/>
          <w:kern w:val="0"/>
          <w:sz w:val="24"/>
          <w:szCs w:val="24"/>
          <w14:ligatures w14:val="none"/>
        </w:rPr>
        <w:t>. Then,</w:t>
      </w:r>
      <w:r w:rsidR="000B6200">
        <w:rPr>
          <w:rFonts w:ascii="Times New Roman" w:eastAsia="Times New Roman" w:hAnsi="Times New Roman" w:cs="Times New Roman"/>
          <w:color w:val="000000"/>
          <w:kern w:val="0"/>
          <w:sz w:val="24"/>
          <w:szCs w:val="24"/>
          <w14:ligatures w14:val="none"/>
        </w:rPr>
        <w:t xml:space="preserve"> the material will relax, releasing this energy, and return to its initial state. The time of this relaxation can signify what sort of response has occurred.</w:t>
      </w:r>
      <w:r w:rsidR="00501D76">
        <w:rPr>
          <w:rFonts w:ascii="Times New Roman" w:eastAsia="Times New Roman" w:hAnsi="Times New Roman" w:cs="Times New Roman"/>
          <w:color w:val="000000"/>
          <w:kern w:val="0"/>
          <w:sz w:val="24"/>
          <w:szCs w:val="24"/>
          <w14:ligatures w14:val="none"/>
        </w:rPr>
        <w:t xml:space="preserve"> Therefore, the two decay times </w:t>
      </w:r>
      <w:r w:rsidR="000F3D6F">
        <w:rPr>
          <w:rFonts w:ascii="Times New Roman" w:eastAsia="Times New Roman" w:hAnsi="Times New Roman" w:cs="Times New Roman"/>
          <w:color w:val="000000"/>
          <w:kern w:val="0"/>
          <w:sz w:val="24"/>
          <w:szCs w:val="24"/>
          <w14:ligatures w14:val="none"/>
        </w:rPr>
        <w:t xml:space="preserve">we observe </w:t>
      </w:r>
      <w:r w:rsidR="00501D76">
        <w:rPr>
          <w:rFonts w:ascii="Times New Roman" w:eastAsia="Times New Roman" w:hAnsi="Times New Roman" w:cs="Times New Roman"/>
          <w:color w:val="000000"/>
          <w:kern w:val="0"/>
          <w:sz w:val="24"/>
          <w:szCs w:val="24"/>
          <w14:ligatures w14:val="none"/>
        </w:rPr>
        <w:t xml:space="preserve">signal that there </w:t>
      </w:r>
      <w:r w:rsidR="00E51F6B">
        <w:rPr>
          <w:rFonts w:ascii="Times New Roman" w:eastAsia="Times New Roman" w:hAnsi="Times New Roman" w:cs="Times New Roman"/>
          <w:color w:val="000000"/>
          <w:kern w:val="0"/>
          <w:sz w:val="24"/>
          <w:szCs w:val="24"/>
          <w14:ligatures w14:val="none"/>
        </w:rPr>
        <w:t>may be</w:t>
      </w:r>
      <w:r w:rsidR="00501D76">
        <w:rPr>
          <w:rFonts w:ascii="Times New Roman" w:eastAsia="Times New Roman" w:hAnsi="Times New Roman" w:cs="Times New Roman"/>
          <w:color w:val="000000"/>
          <w:kern w:val="0"/>
          <w:sz w:val="24"/>
          <w:szCs w:val="24"/>
          <w14:ligatures w14:val="none"/>
        </w:rPr>
        <w:t xml:space="preserve"> two phenomena occurring in the material when electrons are added to the system with the pump pulse. </w:t>
      </w:r>
      <w:r w:rsidR="00E11574">
        <w:rPr>
          <w:rFonts w:ascii="Times New Roman" w:eastAsia="Times New Roman" w:hAnsi="Times New Roman" w:cs="Times New Roman"/>
          <w:color w:val="000000"/>
          <w:kern w:val="0"/>
          <w:sz w:val="24"/>
          <w:szCs w:val="24"/>
          <w14:ligatures w14:val="none"/>
        </w:rPr>
        <w:t>In some cases, the faster decay signals an electronic response whereas the slower decay may be due</w:t>
      </w:r>
      <w:commentRangeStart w:id="55"/>
      <w:r w:rsidR="00E11574">
        <w:rPr>
          <w:rFonts w:ascii="Times New Roman" w:eastAsia="Times New Roman" w:hAnsi="Times New Roman" w:cs="Times New Roman"/>
          <w:color w:val="000000"/>
          <w:kern w:val="0"/>
          <w:sz w:val="24"/>
          <w:szCs w:val="24"/>
          <w14:ligatures w14:val="none"/>
        </w:rPr>
        <w:t xml:space="preserve"> to heating. </w:t>
      </w:r>
      <w:commentRangeEnd w:id="55"/>
      <w:r w:rsidR="00D3014F">
        <w:rPr>
          <w:rStyle w:val="CommentReference"/>
        </w:rPr>
        <w:commentReference w:id="55"/>
      </w:r>
      <w:r w:rsidR="00E11574" w:rsidRPr="00CE6BD1">
        <w:rPr>
          <w:rFonts w:ascii="Times New Roman" w:eastAsia="Times New Roman" w:hAnsi="Times New Roman" w:cs="Times New Roman"/>
          <w:color w:val="000000"/>
          <w:kern w:val="0"/>
          <w:sz w:val="24"/>
          <w:szCs w:val="24"/>
          <w14:ligatures w14:val="none"/>
        </w:rPr>
        <w:t xml:space="preserve">The two decays could also be due to some recombination effects where the fast decay is the relaxation of the </w:t>
      </w:r>
      <w:r w:rsidR="000F3D6F" w:rsidRPr="00CE6BD1">
        <w:rPr>
          <w:rFonts w:ascii="Times New Roman" w:eastAsia="Times New Roman" w:hAnsi="Times New Roman" w:cs="Times New Roman"/>
          <w:color w:val="000000"/>
          <w:kern w:val="0"/>
          <w:sz w:val="24"/>
          <w:szCs w:val="24"/>
          <w14:ligatures w14:val="none"/>
        </w:rPr>
        <w:t>phenomena</w:t>
      </w:r>
      <w:r w:rsidR="00C028CF" w:rsidRPr="00CE6BD1">
        <w:rPr>
          <w:rFonts w:ascii="Times New Roman" w:eastAsia="Times New Roman" w:hAnsi="Times New Roman" w:cs="Times New Roman"/>
          <w:color w:val="000000"/>
          <w:kern w:val="0"/>
          <w:sz w:val="24"/>
          <w:szCs w:val="24"/>
          <w14:ligatures w14:val="none"/>
        </w:rPr>
        <w:t xml:space="preserve"> </w:t>
      </w:r>
      <w:r w:rsidR="000F3D6F" w:rsidRPr="00CE6BD1">
        <w:rPr>
          <w:rFonts w:ascii="Times New Roman" w:eastAsia="Times New Roman" w:hAnsi="Times New Roman" w:cs="Times New Roman"/>
          <w:color w:val="000000"/>
          <w:kern w:val="0"/>
          <w:sz w:val="24"/>
          <w:szCs w:val="24"/>
          <w14:ligatures w14:val="none"/>
        </w:rPr>
        <w:t>that are formed immediately after the pulse where</w:t>
      </w:r>
      <w:r w:rsidR="00C028CF" w:rsidRPr="00CE6BD1">
        <w:rPr>
          <w:rFonts w:ascii="Times New Roman" w:eastAsia="Times New Roman" w:hAnsi="Times New Roman" w:cs="Times New Roman"/>
          <w:color w:val="000000"/>
          <w:kern w:val="0"/>
          <w:sz w:val="24"/>
          <w:szCs w:val="24"/>
          <w14:ligatures w14:val="none"/>
        </w:rPr>
        <w:t xml:space="preserve">as the slow decay is </w:t>
      </w:r>
      <w:r w:rsidR="00C7062D">
        <w:rPr>
          <w:rFonts w:ascii="Times New Roman" w:eastAsia="Times New Roman" w:hAnsi="Times New Roman" w:cs="Times New Roman"/>
          <w:color w:val="000000"/>
          <w:kern w:val="0"/>
          <w:sz w:val="24"/>
          <w:szCs w:val="24"/>
          <w14:ligatures w14:val="none"/>
        </w:rPr>
        <w:t>from</w:t>
      </w:r>
      <w:r w:rsidR="00C028CF" w:rsidRPr="00CE6BD1">
        <w:rPr>
          <w:rFonts w:ascii="Times New Roman" w:eastAsia="Times New Roman" w:hAnsi="Times New Roman" w:cs="Times New Roman"/>
          <w:color w:val="000000"/>
          <w:kern w:val="0"/>
          <w:sz w:val="24"/>
          <w:szCs w:val="24"/>
          <w14:ligatures w14:val="none"/>
        </w:rPr>
        <w:t xml:space="preserve"> the same phenomena </w:t>
      </w:r>
      <w:r w:rsidR="00C7062D">
        <w:rPr>
          <w:rFonts w:ascii="Times New Roman" w:eastAsia="Times New Roman" w:hAnsi="Times New Roman" w:cs="Times New Roman"/>
          <w:color w:val="000000"/>
          <w:kern w:val="0"/>
          <w:sz w:val="24"/>
          <w:szCs w:val="24"/>
          <w14:ligatures w14:val="none"/>
        </w:rPr>
        <w:t>though they form and relax</w:t>
      </w:r>
      <w:r w:rsidR="00C028CF" w:rsidRPr="00CE6BD1">
        <w:rPr>
          <w:rFonts w:ascii="Times New Roman" w:eastAsia="Times New Roman" w:hAnsi="Times New Roman" w:cs="Times New Roman"/>
          <w:color w:val="000000"/>
          <w:kern w:val="0"/>
          <w:sz w:val="24"/>
          <w:szCs w:val="24"/>
          <w14:ligatures w14:val="none"/>
        </w:rPr>
        <w:t xml:space="preserve"> </w:t>
      </w:r>
      <w:proofErr w:type="spellStart"/>
      <w:r w:rsidR="00CE6BD1" w:rsidRPr="00CE6BD1">
        <w:rPr>
          <w:rFonts w:ascii="Times New Roman" w:eastAsia="Times New Roman" w:hAnsi="Times New Roman" w:cs="Times New Roman"/>
          <w:color w:val="000000"/>
          <w:kern w:val="0"/>
          <w:sz w:val="24"/>
          <w:szCs w:val="24"/>
          <w14:ligatures w14:val="none"/>
        </w:rPr>
        <w:t>some time</w:t>
      </w:r>
      <w:proofErr w:type="spellEnd"/>
      <w:r w:rsidR="00C028CF" w:rsidRPr="00CE6BD1">
        <w:rPr>
          <w:rFonts w:ascii="Times New Roman" w:eastAsia="Times New Roman" w:hAnsi="Times New Roman" w:cs="Times New Roman"/>
          <w:color w:val="000000"/>
          <w:kern w:val="0"/>
          <w:sz w:val="24"/>
          <w:szCs w:val="24"/>
          <w14:ligatures w14:val="none"/>
        </w:rPr>
        <w:t xml:space="preserve"> after the pump due to the remaining excess energy in the system</w:t>
      </w:r>
      <w:r w:rsidR="00E11574" w:rsidRPr="00CE6BD1">
        <w:rPr>
          <w:rFonts w:ascii="Times New Roman" w:eastAsia="Times New Roman" w:hAnsi="Times New Roman" w:cs="Times New Roman"/>
          <w:color w:val="000000"/>
          <w:kern w:val="0"/>
          <w:sz w:val="24"/>
          <w:szCs w:val="24"/>
          <w14:ligatures w14:val="none"/>
        </w:rPr>
        <w:t>.</w:t>
      </w:r>
      <w:r w:rsidR="00C7062D">
        <w:rPr>
          <w:rFonts w:ascii="Times New Roman" w:eastAsia="Times New Roman" w:hAnsi="Times New Roman" w:cs="Times New Roman"/>
          <w:color w:val="000000"/>
          <w:kern w:val="0"/>
          <w:sz w:val="24"/>
          <w:szCs w:val="24"/>
          <w14:ligatures w14:val="none"/>
        </w:rPr>
        <w:t xml:space="preserve"> </w:t>
      </w:r>
      <w:r w:rsidR="00345584">
        <w:rPr>
          <w:rFonts w:ascii="Times New Roman" w:eastAsia="Times New Roman" w:hAnsi="Times New Roman" w:cs="Times New Roman"/>
          <w:color w:val="000000"/>
          <w:kern w:val="0"/>
          <w:sz w:val="24"/>
          <w:szCs w:val="24"/>
          <w14:ligatures w14:val="none"/>
        </w:rPr>
        <w:t xml:space="preserve">One theory for the </w:t>
      </w:r>
      <w:r w:rsidR="008B4ED7">
        <w:rPr>
          <w:rFonts w:ascii="Times New Roman" w:eastAsia="Times New Roman" w:hAnsi="Times New Roman" w:cs="Times New Roman"/>
          <w:color w:val="000000"/>
          <w:kern w:val="0"/>
          <w:sz w:val="24"/>
          <w:szCs w:val="24"/>
          <w14:ligatures w14:val="none"/>
        </w:rPr>
        <w:t xml:space="preserve">observed </w:t>
      </w:r>
      <w:r w:rsidR="00345584">
        <w:rPr>
          <w:rFonts w:ascii="Times New Roman" w:eastAsia="Times New Roman" w:hAnsi="Times New Roman" w:cs="Times New Roman"/>
          <w:color w:val="000000"/>
          <w:kern w:val="0"/>
          <w:sz w:val="24"/>
          <w:szCs w:val="24"/>
          <w14:ligatures w14:val="none"/>
        </w:rPr>
        <w:t xml:space="preserve">phenomena is </w:t>
      </w:r>
      <w:r w:rsidR="0071429B">
        <w:rPr>
          <w:rFonts w:ascii="Times New Roman" w:eastAsia="Times New Roman" w:hAnsi="Times New Roman" w:cs="Times New Roman"/>
          <w:color w:val="000000"/>
          <w:kern w:val="0"/>
          <w:sz w:val="24"/>
          <w:szCs w:val="24"/>
          <w14:ligatures w14:val="none"/>
        </w:rPr>
        <w:t xml:space="preserve">that we are seeing </w:t>
      </w:r>
      <w:commentRangeStart w:id="56"/>
      <w:r w:rsidR="0071429B">
        <w:rPr>
          <w:rFonts w:ascii="Times New Roman" w:eastAsia="Times New Roman" w:hAnsi="Times New Roman" w:cs="Times New Roman"/>
          <w:color w:val="000000"/>
          <w:kern w:val="0"/>
          <w:sz w:val="24"/>
          <w:szCs w:val="24"/>
          <w14:ligatures w14:val="none"/>
        </w:rPr>
        <w:t>Coulombic excitons, which as previously mentioned, are bound states between an electron and electron hole</w:t>
      </w:r>
      <w:commentRangeEnd w:id="56"/>
      <w:r w:rsidR="00F42099">
        <w:rPr>
          <w:rStyle w:val="CommentReference"/>
        </w:rPr>
        <w:commentReference w:id="56"/>
      </w:r>
      <w:r w:rsidR="00026927">
        <w:rPr>
          <w:rFonts w:ascii="Times New Roman" w:eastAsia="Times New Roman" w:hAnsi="Times New Roman" w:cs="Times New Roman"/>
          <w:color w:val="000000"/>
          <w:kern w:val="0"/>
          <w:sz w:val="24"/>
          <w:szCs w:val="24"/>
          <w14:ligatures w14:val="none"/>
        </w:rPr>
        <w:t>.</w:t>
      </w:r>
      <w:r w:rsidR="004B03A8">
        <w:rPr>
          <w:rFonts w:ascii="Times New Roman" w:eastAsia="Times New Roman" w:hAnsi="Times New Roman" w:cs="Times New Roman"/>
          <w:color w:val="000000"/>
          <w:kern w:val="0"/>
          <w:sz w:val="24"/>
          <w:szCs w:val="24"/>
          <w14:ligatures w14:val="none"/>
        </w:rPr>
        <w:t xml:space="preserve"> However, further measurements are required</w:t>
      </w:r>
      <w:r w:rsidR="00584B01">
        <w:rPr>
          <w:rFonts w:ascii="Times New Roman" w:eastAsia="Times New Roman" w:hAnsi="Times New Roman" w:cs="Times New Roman"/>
          <w:color w:val="000000"/>
          <w:kern w:val="0"/>
          <w:sz w:val="24"/>
          <w:szCs w:val="24"/>
          <w14:ligatures w14:val="none"/>
        </w:rPr>
        <w:t xml:space="preserve"> to </w:t>
      </w:r>
      <w:r w:rsidR="006434FA">
        <w:rPr>
          <w:rFonts w:ascii="Times New Roman" w:eastAsia="Times New Roman" w:hAnsi="Times New Roman" w:cs="Times New Roman"/>
          <w:color w:val="000000"/>
          <w:kern w:val="0"/>
          <w:sz w:val="24"/>
          <w:szCs w:val="24"/>
          <w14:ligatures w14:val="none"/>
        </w:rPr>
        <w:t>investigate this theory</w:t>
      </w:r>
      <w:r w:rsidR="00584B01">
        <w:rPr>
          <w:rFonts w:ascii="Times New Roman" w:eastAsia="Times New Roman" w:hAnsi="Times New Roman" w:cs="Times New Roman"/>
          <w:color w:val="000000"/>
          <w:kern w:val="0"/>
          <w:sz w:val="24"/>
          <w:szCs w:val="24"/>
          <w14:ligatures w14:val="none"/>
        </w:rPr>
        <w:t>.</w:t>
      </w:r>
    </w:p>
    <w:p w14:paraId="4367983C" w14:textId="21AEEB57" w:rsidR="00C22828" w:rsidRDefault="006621D6" w:rsidP="001820DD">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We plan to conduct fluence dependence measurements</w:t>
      </w:r>
      <w:r w:rsidR="00160A83">
        <w:rPr>
          <w:rFonts w:ascii="Times New Roman" w:eastAsia="Times New Roman" w:hAnsi="Times New Roman" w:cs="Times New Roman"/>
          <w:color w:val="000000"/>
          <w:kern w:val="0"/>
          <w:sz w:val="24"/>
          <w:szCs w:val="24"/>
          <w14:ligatures w14:val="none"/>
        </w:rPr>
        <w:t xml:space="preserve">, where we </w:t>
      </w:r>
      <w:r w:rsidR="006434FA">
        <w:rPr>
          <w:rFonts w:ascii="Times New Roman" w:eastAsia="Times New Roman" w:hAnsi="Times New Roman" w:cs="Times New Roman"/>
          <w:color w:val="000000"/>
          <w:kern w:val="0"/>
          <w:sz w:val="24"/>
          <w:szCs w:val="24"/>
          <w14:ligatures w14:val="none"/>
        </w:rPr>
        <w:t>increase or decrease</w:t>
      </w:r>
      <w:r w:rsidR="00160A83">
        <w:rPr>
          <w:rFonts w:ascii="Times New Roman" w:eastAsia="Times New Roman" w:hAnsi="Times New Roman" w:cs="Times New Roman"/>
          <w:color w:val="000000"/>
          <w:kern w:val="0"/>
          <w:sz w:val="24"/>
          <w:szCs w:val="24"/>
          <w14:ligatures w14:val="none"/>
        </w:rPr>
        <w:t xml:space="preserve"> the </w:t>
      </w:r>
      <w:r w:rsidR="00970DDF">
        <w:rPr>
          <w:rFonts w:ascii="Times New Roman" w:eastAsia="Times New Roman" w:hAnsi="Times New Roman" w:cs="Times New Roman"/>
          <w:color w:val="000000"/>
          <w:kern w:val="0"/>
          <w:sz w:val="24"/>
          <w:szCs w:val="24"/>
          <w14:ligatures w14:val="none"/>
        </w:rPr>
        <w:t xml:space="preserve">power </w:t>
      </w:r>
      <w:r w:rsidR="008B4ED7">
        <w:rPr>
          <w:rFonts w:ascii="Times New Roman" w:eastAsia="Times New Roman" w:hAnsi="Times New Roman" w:cs="Times New Roman"/>
          <w:color w:val="000000"/>
          <w:kern w:val="0"/>
          <w:sz w:val="24"/>
          <w:szCs w:val="24"/>
          <w14:ligatures w14:val="none"/>
        </w:rPr>
        <w:t>of</w:t>
      </w:r>
      <w:r w:rsidR="00970DDF">
        <w:rPr>
          <w:rFonts w:ascii="Times New Roman" w:eastAsia="Times New Roman" w:hAnsi="Times New Roman" w:cs="Times New Roman"/>
          <w:color w:val="000000"/>
          <w:kern w:val="0"/>
          <w:sz w:val="24"/>
          <w:szCs w:val="24"/>
          <w14:ligatures w14:val="none"/>
        </w:rPr>
        <w:t xml:space="preserve"> the laser pump</w:t>
      </w:r>
      <w:r w:rsidR="00160A83">
        <w:rPr>
          <w:rFonts w:ascii="Times New Roman" w:eastAsia="Times New Roman" w:hAnsi="Times New Roman" w:cs="Times New Roman"/>
          <w:color w:val="000000"/>
          <w:kern w:val="0"/>
          <w:sz w:val="24"/>
          <w:szCs w:val="24"/>
          <w14:ligatures w14:val="none"/>
        </w:rPr>
        <w:t xml:space="preserve">. If we are observing excitons, higher fluence should yield a greater response as more excitons are produced </w:t>
      </w:r>
      <w:r w:rsidR="00970DDF">
        <w:rPr>
          <w:rFonts w:ascii="Times New Roman" w:eastAsia="Times New Roman" w:hAnsi="Times New Roman" w:cs="Times New Roman"/>
          <w:color w:val="000000"/>
          <w:kern w:val="0"/>
          <w:sz w:val="24"/>
          <w:szCs w:val="24"/>
          <w14:ligatures w14:val="none"/>
        </w:rPr>
        <w:t xml:space="preserve">from the higher </w:t>
      </w:r>
      <w:r w:rsidR="0061486A">
        <w:rPr>
          <w:rFonts w:ascii="Times New Roman" w:eastAsia="Times New Roman" w:hAnsi="Times New Roman" w:cs="Times New Roman"/>
          <w:color w:val="000000"/>
          <w:kern w:val="0"/>
          <w:sz w:val="24"/>
          <w:szCs w:val="24"/>
          <w14:ligatures w14:val="none"/>
        </w:rPr>
        <w:t>number</w:t>
      </w:r>
      <w:r w:rsidR="00970DDF">
        <w:rPr>
          <w:rFonts w:ascii="Times New Roman" w:eastAsia="Times New Roman" w:hAnsi="Times New Roman" w:cs="Times New Roman"/>
          <w:color w:val="000000"/>
          <w:kern w:val="0"/>
          <w:sz w:val="24"/>
          <w:szCs w:val="24"/>
          <w14:ligatures w14:val="none"/>
        </w:rPr>
        <w:t xml:space="preserve"> of added electrons. </w:t>
      </w:r>
      <w:r w:rsidR="001C1E50" w:rsidRPr="001C1E50">
        <w:rPr>
          <w:rFonts w:ascii="Times New Roman" w:eastAsia="Times New Roman" w:hAnsi="Times New Roman" w:cs="Times New Roman"/>
          <w:color w:val="000000"/>
          <w:kern w:val="0"/>
          <w:sz w:val="24"/>
          <w:szCs w:val="24"/>
          <w14:ligatures w14:val="none"/>
        </w:rPr>
        <w:t xml:space="preserve">In addition, we plan to cool down the sample to investigate whether we see additional </w:t>
      </w:r>
      <w:r w:rsidR="00FF1723">
        <w:rPr>
          <w:rFonts w:ascii="Times New Roman" w:eastAsia="Times New Roman" w:hAnsi="Times New Roman" w:cs="Times New Roman"/>
          <w:color w:val="000000"/>
          <w:kern w:val="0"/>
          <w:sz w:val="24"/>
          <w:szCs w:val="24"/>
          <w14:ligatures w14:val="none"/>
        </w:rPr>
        <w:t>absorption</w:t>
      </w:r>
      <w:r w:rsidR="000F3D6F">
        <w:rPr>
          <w:rFonts w:ascii="Times New Roman" w:eastAsia="Times New Roman" w:hAnsi="Times New Roman" w:cs="Times New Roman"/>
          <w:color w:val="000000"/>
          <w:kern w:val="0"/>
          <w:sz w:val="24"/>
          <w:szCs w:val="24"/>
          <w14:ligatures w14:val="none"/>
        </w:rPr>
        <w:t>s</w:t>
      </w:r>
      <w:r w:rsidR="00FF1723">
        <w:rPr>
          <w:rFonts w:ascii="Times New Roman" w:eastAsia="Times New Roman" w:hAnsi="Times New Roman" w:cs="Times New Roman"/>
          <w:color w:val="000000"/>
          <w:kern w:val="0"/>
          <w:sz w:val="24"/>
          <w:szCs w:val="24"/>
          <w14:ligatures w14:val="none"/>
        </w:rPr>
        <w:t xml:space="preserve"> and/or different time decays</w:t>
      </w:r>
      <w:r w:rsidR="001820DD">
        <w:rPr>
          <w:rFonts w:ascii="Times New Roman" w:eastAsia="Times New Roman" w:hAnsi="Times New Roman" w:cs="Times New Roman"/>
          <w:color w:val="000000"/>
          <w:kern w:val="0"/>
          <w:sz w:val="24"/>
          <w:szCs w:val="24"/>
          <w14:ligatures w14:val="none"/>
        </w:rPr>
        <w:t xml:space="preserve"> </w:t>
      </w:r>
      <w:r w:rsidR="001C1E50" w:rsidRPr="001C1E50">
        <w:rPr>
          <w:rFonts w:ascii="Times New Roman" w:eastAsia="Times New Roman" w:hAnsi="Times New Roman" w:cs="Times New Roman"/>
          <w:color w:val="000000"/>
          <w:kern w:val="0"/>
          <w:sz w:val="24"/>
          <w:szCs w:val="24"/>
          <w14:ligatures w14:val="none"/>
        </w:rPr>
        <w:t>in the material.</w:t>
      </w:r>
      <w:r w:rsidR="00E11574">
        <w:rPr>
          <w:rFonts w:ascii="Times New Roman" w:eastAsia="Times New Roman" w:hAnsi="Times New Roman" w:cs="Times New Roman"/>
          <w:color w:val="000000"/>
          <w:kern w:val="0"/>
          <w:sz w:val="24"/>
          <w:szCs w:val="24"/>
          <w14:ligatures w14:val="none"/>
        </w:rPr>
        <w:t xml:space="preserve"> </w:t>
      </w:r>
      <w:r w:rsidR="000F3D6F">
        <w:rPr>
          <w:rFonts w:ascii="Times New Roman" w:eastAsia="Times New Roman" w:hAnsi="Times New Roman" w:cs="Times New Roman"/>
          <w:color w:val="000000"/>
          <w:kern w:val="0"/>
          <w:sz w:val="24"/>
          <w:szCs w:val="24"/>
          <w14:ligatures w14:val="none"/>
        </w:rPr>
        <w:t>Th</w:t>
      </w:r>
      <w:r w:rsidR="00164033">
        <w:rPr>
          <w:rFonts w:ascii="Times New Roman" w:eastAsia="Times New Roman" w:hAnsi="Times New Roman" w:cs="Times New Roman"/>
          <w:color w:val="000000"/>
          <w:kern w:val="0"/>
          <w:sz w:val="24"/>
          <w:szCs w:val="24"/>
          <w14:ligatures w14:val="none"/>
        </w:rPr>
        <w:t>ese low</w:t>
      </w:r>
      <w:r w:rsidR="000F3D6F">
        <w:rPr>
          <w:rFonts w:ascii="Times New Roman" w:eastAsia="Times New Roman" w:hAnsi="Times New Roman" w:cs="Times New Roman"/>
          <w:color w:val="000000"/>
          <w:kern w:val="0"/>
          <w:sz w:val="24"/>
          <w:szCs w:val="24"/>
          <w14:ligatures w14:val="none"/>
        </w:rPr>
        <w:t xml:space="preserve"> </w:t>
      </w:r>
      <w:r w:rsidR="00FF123D">
        <w:rPr>
          <w:rFonts w:ascii="Times New Roman" w:eastAsia="Times New Roman" w:hAnsi="Times New Roman" w:cs="Times New Roman"/>
          <w:color w:val="000000"/>
          <w:kern w:val="0"/>
          <w:sz w:val="24"/>
          <w:szCs w:val="24"/>
          <w14:ligatures w14:val="none"/>
        </w:rPr>
        <w:t xml:space="preserve">temperature </w:t>
      </w:r>
      <w:r w:rsidR="00164033">
        <w:rPr>
          <w:rFonts w:ascii="Times New Roman" w:eastAsia="Times New Roman" w:hAnsi="Times New Roman" w:cs="Times New Roman"/>
          <w:color w:val="000000"/>
          <w:kern w:val="0"/>
          <w:sz w:val="24"/>
          <w:szCs w:val="24"/>
          <w14:ligatures w14:val="none"/>
        </w:rPr>
        <w:t>measurements</w:t>
      </w:r>
      <w:r w:rsidR="00FF123D">
        <w:rPr>
          <w:rFonts w:ascii="Times New Roman" w:eastAsia="Times New Roman" w:hAnsi="Times New Roman" w:cs="Times New Roman"/>
          <w:color w:val="000000"/>
          <w:kern w:val="0"/>
          <w:sz w:val="24"/>
          <w:szCs w:val="24"/>
          <w14:ligatures w14:val="none"/>
        </w:rPr>
        <w:t xml:space="preserve"> may be interesting</w:t>
      </w:r>
      <w:r w:rsidR="000F3D6F">
        <w:rPr>
          <w:rFonts w:ascii="Times New Roman" w:eastAsia="Times New Roman" w:hAnsi="Times New Roman" w:cs="Times New Roman"/>
          <w:color w:val="000000"/>
          <w:kern w:val="0"/>
          <w:sz w:val="24"/>
          <w:szCs w:val="24"/>
          <w14:ligatures w14:val="none"/>
        </w:rPr>
        <w:t xml:space="preserve"> because t</w:t>
      </w:r>
      <w:r w:rsidR="00C22828">
        <w:rPr>
          <w:rFonts w:ascii="Times New Roman" w:eastAsia="Times New Roman" w:hAnsi="Times New Roman" w:cs="Times New Roman"/>
          <w:color w:val="000000"/>
          <w:kern w:val="0"/>
          <w:sz w:val="24"/>
          <w:szCs w:val="24"/>
          <w14:ligatures w14:val="none"/>
        </w:rPr>
        <w:t xml:space="preserve">he </w:t>
      </w:r>
      <w:commentRangeStart w:id="57"/>
      <w:r w:rsidR="00C22828">
        <w:rPr>
          <w:rFonts w:ascii="Times New Roman" w:eastAsia="Times New Roman" w:hAnsi="Times New Roman" w:cs="Times New Roman"/>
          <w:color w:val="000000"/>
          <w:kern w:val="0"/>
          <w:sz w:val="24"/>
          <w:szCs w:val="24"/>
          <w14:ligatures w14:val="none"/>
        </w:rPr>
        <w:t xml:space="preserve">optical conductivity </w:t>
      </w:r>
      <w:commentRangeEnd w:id="57"/>
      <w:r w:rsidR="00F42099">
        <w:rPr>
          <w:rStyle w:val="CommentReference"/>
        </w:rPr>
        <w:commentReference w:id="57"/>
      </w:r>
      <w:r w:rsidR="00C22828">
        <w:rPr>
          <w:rFonts w:ascii="Times New Roman" w:eastAsia="Times New Roman" w:hAnsi="Times New Roman" w:cs="Times New Roman"/>
          <w:color w:val="000000"/>
          <w:kern w:val="0"/>
          <w:sz w:val="24"/>
          <w:szCs w:val="24"/>
          <w14:ligatures w14:val="none"/>
        </w:rPr>
        <w:t xml:space="preserve">of </w:t>
      </w:r>
      <w:proofErr w:type="spellStart"/>
      <w:r w:rsidR="00C22828" w:rsidRPr="001C1E50">
        <w:rPr>
          <w:rFonts w:ascii="Times New Roman" w:eastAsia="Times New Roman" w:hAnsi="Times New Roman" w:cs="Times New Roman"/>
          <w:color w:val="000000"/>
          <w:kern w:val="0"/>
          <w:sz w:val="24"/>
          <w:szCs w:val="24"/>
          <w14:ligatures w14:val="none"/>
        </w:rPr>
        <w:t>Sr₂CuO</w:t>
      </w:r>
      <w:proofErr w:type="spellEnd"/>
      <w:r w:rsidR="00C22828" w:rsidRPr="001C1E50">
        <w:rPr>
          <w:rFonts w:ascii="Times New Roman" w:eastAsia="Times New Roman" w:hAnsi="Times New Roman" w:cs="Times New Roman"/>
          <w:color w:val="000000"/>
          <w:kern w:val="0"/>
          <w:sz w:val="24"/>
          <w:szCs w:val="24"/>
          <w14:ligatures w14:val="none"/>
        </w:rPr>
        <w:t xml:space="preserve">₃ </w:t>
      </w:r>
      <w:r w:rsidR="00C22828">
        <w:rPr>
          <w:rFonts w:ascii="Times New Roman" w:eastAsia="Times New Roman" w:hAnsi="Times New Roman" w:cs="Times New Roman"/>
          <w:color w:val="000000"/>
          <w:kern w:val="0"/>
          <w:sz w:val="24"/>
          <w:szCs w:val="24"/>
          <w14:ligatures w14:val="none"/>
        </w:rPr>
        <w:t xml:space="preserve">increases at lower temperatures in the terahertz regime. This increase means that more current </w:t>
      </w:r>
      <w:del w:id="58" w:author="Kozlowski, Patryk T." w:date="2024-02-18T11:26:00Z">
        <w:r w:rsidR="00C22828" w:rsidDel="00F42099">
          <w:rPr>
            <w:rFonts w:ascii="Times New Roman" w:eastAsia="Times New Roman" w:hAnsi="Times New Roman" w:cs="Times New Roman"/>
            <w:color w:val="000000"/>
            <w:kern w:val="0"/>
            <w:sz w:val="24"/>
            <w:szCs w:val="24"/>
            <w14:ligatures w14:val="none"/>
          </w:rPr>
          <w:delText>density</w:delText>
        </w:r>
      </w:del>
      <w:r w:rsidR="00C22828">
        <w:rPr>
          <w:rFonts w:ascii="Times New Roman" w:eastAsia="Times New Roman" w:hAnsi="Times New Roman" w:cs="Times New Roman"/>
          <w:color w:val="000000"/>
          <w:kern w:val="0"/>
          <w:sz w:val="24"/>
          <w:szCs w:val="24"/>
          <w14:ligatures w14:val="none"/>
        </w:rPr>
        <w:t xml:space="preserve"> is induced in the material due to the laser pulse, which could affect the response of the material and/or produce a stronger output signal. </w:t>
      </w:r>
    </w:p>
    <w:p w14:paraId="01895F21" w14:textId="34B9B303" w:rsidR="00023068" w:rsidRPr="001820DD" w:rsidRDefault="001C1E50" w:rsidP="001820DD">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Much of the phenomena we observed </w:t>
      </w:r>
      <w:del w:id="59" w:author="Kozlowski, Patryk T." w:date="2024-02-18T11:27:00Z">
        <w:r w:rsidRPr="001C1E50" w:rsidDel="00F42099">
          <w:rPr>
            <w:rFonts w:ascii="Times New Roman" w:eastAsia="Times New Roman" w:hAnsi="Times New Roman" w:cs="Times New Roman"/>
            <w:color w:val="000000"/>
            <w:kern w:val="0"/>
            <w:sz w:val="24"/>
            <w:szCs w:val="24"/>
            <w14:ligatures w14:val="none"/>
          </w:rPr>
          <w:delText>remain an open</w:delText>
        </w:r>
      </w:del>
      <w:ins w:id="60" w:author="Kozlowski, Patryk T." w:date="2024-02-18T11:27:00Z">
        <w:r w:rsidR="00F42099">
          <w:rPr>
            <w:rFonts w:ascii="Times New Roman" w:eastAsia="Times New Roman" w:hAnsi="Times New Roman" w:cs="Times New Roman"/>
            <w:color w:val="000000"/>
            <w:kern w:val="0"/>
            <w:sz w:val="24"/>
            <w:szCs w:val="24"/>
            <w14:ligatures w14:val="none"/>
          </w:rPr>
          <w:t>raises</w:t>
        </w:r>
      </w:ins>
      <w:r w:rsidRPr="001C1E50">
        <w:rPr>
          <w:rFonts w:ascii="Times New Roman" w:eastAsia="Times New Roman" w:hAnsi="Times New Roman" w:cs="Times New Roman"/>
          <w:color w:val="000000"/>
          <w:kern w:val="0"/>
          <w:sz w:val="24"/>
          <w:szCs w:val="24"/>
          <w14:ligatures w14:val="none"/>
        </w:rPr>
        <w:t xml:space="preserve"> question</w:t>
      </w:r>
      <w:ins w:id="61" w:author="Kozlowski, Patryk T." w:date="2024-02-18T11:27:00Z">
        <w:r w:rsidR="00F42099">
          <w:rPr>
            <w:rFonts w:ascii="Times New Roman" w:eastAsia="Times New Roman" w:hAnsi="Times New Roman" w:cs="Times New Roman"/>
            <w:color w:val="000000"/>
            <w:kern w:val="0"/>
            <w:sz w:val="24"/>
            <w:szCs w:val="24"/>
            <w14:ligatures w14:val="none"/>
          </w:rPr>
          <w:t>s</w:t>
        </w:r>
      </w:ins>
      <w:r w:rsidRPr="001C1E50">
        <w:rPr>
          <w:rFonts w:ascii="Times New Roman" w:eastAsia="Times New Roman" w:hAnsi="Times New Roman" w:cs="Times New Roman"/>
          <w:color w:val="000000"/>
          <w:kern w:val="0"/>
          <w:sz w:val="24"/>
          <w:szCs w:val="24"/>
          <w14:ligatures w14:val="none"/>
        </w:rPr>
        <w:t xml:space="preserve"> and require</w:t>
      </w:r>
      <w:ins w:id="62" w:author="Kozlowski, Patryk T." w:date="2024-02-18T11:27:00Z">
        <w:r w:rsidR="00F42099">
          <w:rPr>
            <w:rFonts w:ascii="Times New Roman" w:eastAsia="Times New Roman" w:hAnsi="Times New Roman" w:cs="Times New Roman"/>
            <w:color w:val="000000"/>
            <w:kern w:val="0"/>
            <w:sz w:val="24"/>
            <w:szCs w:val="24"/>
            <w14:ligatures w14:val="none"/>
          </w:rPr>
          <w:t>s</w:t>
        </w:r>
      </w:ins>
      <w:r w:rsidRPr="001C1E50">
        <w:rPr>
          <w:rFonts w:ascii="Times New Roman" w:eastAsia="Times New Roman" w:hAnsi="Times New Roman" w:cs="Times New Roman"/>
          <w:color w:val="000000"/>
          <w:kern w:val="0"/>
          <w:sz w:val="24"/>
          <w:szCs w:val="24"/>
          <w14:ligatures w14:val="none"/>
        </w:rPr>
        <w:t xml:space="preserve"> more investigation. Nevertheless, the abundance of interesting physics in the terahertz regime is clear. </w:t>
      </w:r>
      <w:r w:rsidRPr="001C1E50">
        <w:rPr>
          <w:rFonts w:ascii="Times New Roman" w:eastAsia="Times New Roman" w:hAnsi="Times New Roman" w:cs="Times New Roman"/>
          <w:color w:val="000000"/>
          <w:kern w:val="0"/>
          <w:sz w:val="24"/>
          <w:szCs w:val="24"/>
          <w14:ligatures w14:val="none"/>
        </w:rPr>
        <w:lastRenderedPageBreak/>
        <w:t xml:space="preserve">Such experiments reveal the exciting aspects of strongly correlated systems. </w:t>
      </w:r>
      <w:r w:rsidR="000F3D6F" w:rsidRPr="001C1E50">
        <w:rPr>
          <w:rFonts w:ascii="Times New Roman" w:eastAsia="Times New Roman" w:hAnsi="Times New Roman" w:cs="Times New Roman"/>
          <w:color w:val="000000"/>
          <w:kern w:val="0"/>
          <w:sz w:val="24"/>
          <w:szCs w:val="24"/>
          <w14:ligatures w14:val="none"/>
        </w:rPr>
        <w:t>We hope to persuade scientists of the i</w:t>
      </w:r>
      <w:commentRangeStart w:id="63"/>
      <w:commentRangeStart w:id="64"/>
      <w:r w:rsidR="000F3D6F" w:rsidRPr="001C1E50">
        <w:rPr>
          <w:rFonts w:ascii="Times New Roman" w:eastAsia="Times New Roman" w:hAnsi="Times New Roman" w:cs="Times New Roman"/>
          <w:color w:val="000000"/>
          <w:kern w:val="0"/>
          <w:sz w:val="24"/>
          <w:szCs w:val="24"/>
          <w14:ligatures w14:val="none"/>
        </w:rPr>
        <w:t>mportance of low energy dynamics</w:t>
      </w:r>
      <w:commentRangeEnd w:id="63"/>
      <w:r w:rsidR="000F3D6F">
        <w:rPr>
          <w:rStyle w:val="CommentReference"/>
        </w:rPr>
        <w:commentReference w:id="63"/>
      </w:r>
      <w:commentRangeEnd w:id="64"/>
      <w:r w:rsidR="000F3D6F">
        <w:rPr>
          <w:rStyle w:val="CommentReference"/>
        </w:rPr>
        <w:commentReference w:id="64"/>
      </w:r>
      <w:r w:rsidR="000F3D6F" w:rsidRPr="001C1E50">
        <w:rPr>
          <w:rFonts w:ascii="Times New Roman" w:eastAsia="Times New Roman" w:hAnsi="Times New Roman" w:cs="Times New Roman"/>
          <w:color w:val="000000"/>
          <w:kern w:val="0"/>
          <w:sz w:val="24"/>
          <w:szCs w:val="24"/>
          <w14:ligatures w14:val="none"/>
        </w:rPr>
        <w:t>.</w:t>
      </w:r>
    </w:p>
    <w:p w14:paraId="417DC110" w14:textId="77777777" w:rsidR="001C1E50" w:rsidRPr="001C1E50" w:rsidRDefault="001C1E50" w:rsidP="001C1E50">
      <w:pPr>
        <w:shd w:val="clear" w:color="auto" w:fill="FFFFFF"/>
        <w:spacing w:after="0" w:line="240" w:lineRule="auto"/>
        <w:rPr>
          <w:rFonts w:ascii="Times New Roman" w:eastAsia="Times New Roman" w:hAnsi="Times New Roman" w:cs="Times New Roman"/>
          <w:kern w:val="0"/>
          <w:sz w:val="24"/>
          <w:szCs w:val="24"/>
          <w14:ligatures w14:val="none"/>
        </w:rPr>
      </w:pPr>
    </w:p>
    <w:p w14:paraId="1064511E" w14:textId="77777777"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Acknowledgements</w:t>
      </w:r>
    </w:p>
    <w:p w14:paraId="73889841" w14:textId="19007598"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Thank you to David Hsieh for </w:t>
      </w:r>
      <w:r w:rsidR="00694B05">
        <w:rPr>
          <w:rFonts w:ascii="Times New Roman" w:eastAsia="Times New Roman" w:hAnsi="Times New Roman" w:cs="Times New Roman"/>
          <w:color w:val="000000"/>
          <w:kern w:val="0"/>
          <w:sz w:val="24"/>
          <w:szCs w:val="24"/>
          <w14:ligatures w14:val="none"/>
        </w:rPr>
        <w:t>the</w:t>
      </w:r>
      <w:r w:rsidRPr="001C1E50">
        <w:rPr>
          <w:rFonts w:ascii="Times New Roman" w:eastAsia="Times New Roman" w:hAnsi="Times New Roman" w:cs="Times New Roman"/>
          <w:color w:val="000000"/>
          <w:kern w:val="0"/>
          <w:sz w:val="24"/>
          <w:szCs w:val="24"/>
          <w14:ligatures w14:val="none"/>
        </w:rPr>
        <w:t xml:space="preserve"> incredible opportunity to work in his lab this summer. Thank you to Yuchen Han for being a great mentor and teaching me so much. Thank you to the entire Hsieh lab group for being so welcoming. Thank you to the Sankar lab and Suganya Murali at Academia </w:t>
      </w:r>
      <w:proofErr w:type="spellStart"/>
      <w:r w:rsidRPr="001C1E50">
        <w:rPr>
          <w:rFonts w:ascii="Times New Roman" w:eastAsia="Times New Roman" w:hAnsi="Times New Roman" w:cs="Times New Roman"/>
          <w:color w:val="000000"/>
          <w:kern w:val="0"/>
          <w:sz w:val="24"/>
          <w:szCs w:val="24"/>
          <w14:ligatures w14:val="none"/>
        </w:rPr>
        <w:t>Sinica</w:t>
      </w:r>
      <w:proofErr w:type="spellEnd"/>
      <w:r w:rsidRPr="001C1E50">
        <w:rPr>
          <w:rFonts w:ascii="Times New Roman" w:eastAsia="Times New Roman" w:hAnsi="Times New Roman" w:cs="Times New Roman"/>
          <w:color w:val="000000"/>
          <w:kern w:val="0"/>
          <w:sz w:val="24"/>
          <w:szCs w:val="24"/>
          <w14:ligatures w14:val="none"/>
        </w:rPr>
        <w:t>, Taiwan for the samples. Thank you to the WAVE program and the Institute for Quantum Information and Matter (IQIM) for making it possible for me to be at Caltech this summer.</w:t>
      </w:r>
    </w:p>
    <w:p w14:paraId="5A45E3D5" w14:textId="77777777" w:rsidR="001C1E50" w:rsidRDefault="001C1E50" w:rsidP="001C1E50">
      <w:pPr>
        <w:spacing w:after="240" w:line="240" w:lineRule="auto"/>
        <w:rPr>
          <w:rFonts w:ascii="Times New Roman" w:eastAsia="Times New Roman" w:hAnsi="Times New Roman" w:cs="Times New Roman"/>
          <w:kern w:val="0"/>
          <w:sz w:val="24"/>
          <w:szCs w:val="24"/>
          <w14:ligatures w14:val="none"/>
        </w:rPr>
      </w:pPr>
    </w:p>
    <w:p w14:paraId="70CFCDF6" w14:textId="77777777" w:rsidR="00394634" w:rsidRDefault="00394634" w:rsidP="001C1E50">
      <w:pPr>
        <w:spacing w:after="240" w:line="240" w:lineRule="auto"/>
        <w:rPr>
          <w:rFonts w:ascii="Times New Roman" w:eastAsia="Times New Roman" w:hAnsi="Times New Roman" w:cs="Times New Roman"/>
          <w:kern w:val="0"/>
          <w:sz w:val="24"/>
          <w:szCs w:val="24"/>
          <w14:ligatures w14:val="none"/>
        </w:rPr>
      </w:pPr>
    </w:p>
    <w:p w14:paraId="5283B3D1" w14:textId="77777777" w:rsidR="00394634" w:rsidRPr="001C1E50" w:rsidRDefault="00394634" w:rsidP="001C1E50">
      <w:pPr>
        <w:spacing w:after="240" w:line="240" w:lineRule="auto"/>
        <w:rPr>
          <w:rFonts w:ascii="Times New Roman" w:eastAsia="Times New Roman" w:hAnsi="Times New Roman" w:cs="Times New Roman"/>
          <w:kern w:val="0"/>
          <w:sz w:val="24"/>
          <w:szCs w:val="24"/>
          <w14:ligatures w14:val="none"/>
        </w:rPr>
      </w:pPr>
    </w:p>
    <w:p w14:paraId="464243B6" w14:textId="77777777" w:rsidR="001C1E50" w:rsidRPr="001C1E50" w:rsidRDefault="001C1E50" w:rsidP="001C1E50">
      <w:pPr>
        <w:shd w:val="clear" w:color="auto" w:fill="FFFFFF"/>
        <w:spacing w:after="42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shd w:val="clear" w:color="auto" w:fill="FFFFFF"/>
          <w14:ligatures w14:val="none"/>
        </w:rPr>
        <w:t>References</w:t>
      </w:r>
    </w:p>
    <w:p w14:paraId="772C7514" w14:textId="77777777" w:rsidR="001C1E50" w:rsidRPr="001C1E50" w:rsidRDefault="001C1E50" w:rsidP="001C1E50">
      <w:pPr>
        <w:numPr>
          <w:ilvl w:val="0"/>
          <w:numId w:val="2"/>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Fujisawa H., </w:t>
      </w:r>
      <w:proofErr w:type="spellStart"/>
      <w:r w:rsidRPr="001C1E50">
        <w:rPr>
          <w:rFonts w:ascii="Times New Roman" w:eastAsia="Times New Roman" w:hAnsi="Times New Roman" w:cs="Times New Roman"/>
          <w:color w:val="000000"/>
          <w:kern w:val="0"/>
          <w:sz w:val="24"/>
          <w:szCs w:val="24"/>
          <w14:ligatures w14:val="none"/>
        </w:rPr>
        <w:t>Yokoya</w:t>
      </w:r>
      <w:proofErr w:type="spellEnd"/>
      <w:r w:rsidRPr="001C1E50">
        <w:rPr>
          <w:rFonts w:ascii="Times New Roman" w:eastAsia="Times New Roman" w:hAnsi="Times New Roman" w:cs="Times New Roman"/>
          <w:color w:val="000000"/>
          <w:kern w:val="0"/>
          <w:sz w:val="24"/>
          <w:szCs w:val="24"/>
          <w14:ligatures w14:val="none"/>
        </w:rPr>
        <w:t xml:space="preserve"> T., Takahashi T. </w:t>
      </w:r>
      <w:proofErr w:type="gramStart"/>
      <w:r w:rsidRPr="001C1E50">
        <w:rPr>
          <w:rFonts w:ascii="Times New Roman" w:eastAsia="Times New Roman" w:hAnsi="Times New Roman" w:cs="Times New Roman"/>
          <w:color w:val="000000"/>
          <w:kern w:val="0"/>
          <w:sz w:val="24"/>
          <w:szCs w:val="24"/>
          <w14:ligatures w14:val="none"/>
        </w:rPr>
        <w:t xml:space="preserve">et </w:t>
      </w:r>
      <w:proofErr w:type="spellStart"/>
      <w:r w:rsidRPr="001C1E50">
        <w:rPr>
          <w:rFonts w:ascii="Times New Roman" w:eastAsia="Times New Roman" w:hAnsi="Times New Roman" w:cs="Times New Roman"/>
          <w:color w:val="000000"/>
          <w:kern w:val="0"/>
          <w:sz w:val="24"/>
          <w:szCs w:val="24"/>
          <w14:ligatures w14:val="none"/>
        </w:rPr>
        <w:t>al.”Angle</w:t>
      </w:r>
      <w:proofErr w:type="spellEnd"/>
      <w:proofErr w:type="gramEnd"/>
      <w:r w:rsidRPr="001C1E50">
        <w:rPr>
          <w:rFonts w:ascii="Times New Roman" w:eastAsia="Times New Roman" w:hAnsi="Times New Roman" w:cs="Times New Roman"/>
          <w:color w:val="000000"/>
          <w:kern w:val="0"/>
          <w:sz w:val="24"/>
          <w:szCs w:val="24"/>
          <w14:ligatures w14:val="none"/>
        </w:rPr>
        <w:t xml:space="preserve">-resolved photoemission study of </w:t>
      </w:r>
      <w:proofErr w:type="spellStart"/>
      <w:r w:rsidRPr="001C1E50">
        <w:rPr>
          <w:rFonts w:ascii="Times New Roman" w:eastAsia="Times New Roman" w:hAnsi="Times New Roman" w:cs="Times New Roman"/>
          <w:color w:val="000000"/>
          <w:kern w:val="0"/>
          <w:sz w:val="24"/>
          <w:szCs w:val="24"/>
          <w14:ligatures w14:val="none"/>
        </w:rPr>
        <w:t>Sr₂CuO</w:t>
      </w:r>
      <w:proofErr w:type="spellEnd"/>
      <w:r w:rsidRPr="001C1E50">
        <w:rPr>
          <w:rFonts w:ascii="Times New Roman" w:eastAsia="Times New Roman" w:hAnsi="Times New Roman" w:cs="Times New Roman"/>
          <w:color w:val="000000"/>
          <w:kern w:val="0"/>
          <w:sz w:val="24"/>
          <w:szCs w:val="24"/>
          <w14:ligatures w14:val="none"/>
        </w:rPr>
        <w:t>₃” Phys. Rev. B 59, 7358 (1999)</w:t>
      </w:r>
    </w:p>
    <w:p w14:paraId="7F9489E8" w14:textId="77777777" w:rsidR="001C1E50" w:rsidRPr="001C1E50" w:rsidRDefault="001C1E50" w:rsidP="001C1E50">
      <w:pPr>
        <w:numPr>
          <w:ilvl w:val="0"/>
          <w:numId w:val="2"/>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222222"/>
          <w:kern w:val="0"/>
          <w:sz w:val="24"/>
          <w:szCs w:val="24"/>
          <w14:ligatures w14:val="none"/>
        </w:rPr>
        <w:t>Pala, N., Abbas, A.N. Terahertz Technology for Nano Applications. In: Bhushan, B. (eds) Encyclopedia of Nanotechnology. Springer, Dordrecht. (2012).</w:t>
      </w:r>
    </w:p>
    <w:p w14:paraId="7B02D139" w14:textId="752866C8" w:rsidR="00574B8C" w:rsidRPr="00695BC4" w:rsidRDefault="001C1E50" w:rsidP="00695BC4">
      <w:pPr>
        <w:numPr>
          <w:ilvl w:val="0"/>
          <w:numId w:val="2"/>
        </w:numPr>
        <w:shd w:val="clear" w:color="auto" w:fill="FFFFFF"/>
        <w:spacing w:after="420" w:line="240" w:lineRule="auto"/>
        <w:textAlignment w:val="baseline"/>
        <w:rPr>
          <w:rFonts w:ascii="Times New Roman" w:eastAsia="Times New Roman" w:hAnsi="Times New Roman" w:cs="Times New Roman"/>
          <w:color w:val="000000"/>
          <w:kern w:val="0"/>
          <w:sz w:val="24"/>
          <w:szCs w:val="24"/>
          <w14:ligatures w14:val="none"/>
        </w:rPr>
      </w:pPr>
      <w:proofErr w:type="spellStart"/>
      <w:r w:rsidRPr="001C1E50">
        <w:rPr>
          <w:rFonts w:ascii="Times New Roman" w:eastAsia="Times New Roman" w:hAnsi="Times New Roman" w:cs="Times New Roman"/>
          <w:color w:val="222222"/>
          <w:kern w:val="0"/>
          <w:sz w:val="24"/>
          <w:szCs w:val="24"/>
          <w14:ligatures w14:val="none"/>
        </w:rPr>
        <w:t>Mehio</w:t>
      </w:r>
      <w:proofErr w:type="spellEnd"/>
      <w:r w:rsidRPr="001C1E50">
        <w:rPr>
          <w:rFonts w:ascii="Times New Roman" w:eastAsia="Times New Roman" w:hAnsi="Times New Roman" w:cs="Times New Roman"/>
          <w:color w:val="222222"/>
          <w:kern w:val="0"/>
          <w:sz w:val="24"/>
          <w:szCs w:val="24"/>
          <w14:ligatures w14:val="none"/>
        </w:rPr>
        <w:t xml:space="preserve"> O., “Ultrafast dynamics of photo-doped Mott antiferromagnets” California Institute of Technology (2023).</w:t>
      </w:r>
    </w:p>
    <w:sectPr w:rsidR="00574B8C" w:rsidRPr="00695BC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Kozlowski, Patryk T." w:date="2024-02-18T10:12:00Z" w:initials="PK">
    <w:p w14:paraId="2175F6A0" w14:textId="77777777" w:rsidR="00594EF9" w:rsidRDefault="00594EF9" w:rsidP="00594EF9">
      <w:r>
        <w:rPr>
          <w:rStyle w:val="CommentReference"/>
        </w:rPr>
        <w:annotationRef/>
      </w:r>
      <w:r>
        <w:rPr>
          <w:color w:val="000000"/>
          <w:sz w:val="20"/>
          <w:szCs w:val="20"/>
        </w:rPr>
        <w:t>give examples here of the interesting quantum effects</w:t>
      </w:r>
    </w:p>
    <w:p w14:paraId="6EBF0E92" w14:textId="77777777" w:rsidR="00594EF9" w:rsidRDefault="00594EF9" w:rsidP="00594EF9"/>
  </w:comment>
  <w:comment w:id="10" w:author="Kozlowski, Patryk T." w:date="2024-02-18T10:13:00Z" w:initials="PK">
    <w:p w14:paraId="58CD9EB5" w14:textId="77777777" w:rsidR="00594EF9" w:rsidRDefault="00594EF9" w:rsidP="00594EF9">
      <w:r>
        <w:rPr>
          <w:rStyle w:val="CommentReference"/>
        </w:rPr>
        <w:annotationRef/>
      </w:r>
      <w:r>
        <w:rPr>
          <w:color w:val="000000"/>
          <w:sz w:val="20"/>
          <w:szCs w:val="20"/>
        </w:rPr>
        <w:t>elaborate</w:t>
      </w:r>
    </w:p>
  </w:comment>
  <w:comment w:id="11" w:author="Kozlowski, Patryk T." w:date="2024-02-18T10:17:00Z" w:initials="PK">
    <w:p w14:paraId="319F5DB2" w14:textId="77777777" w:rsidR="005D6906" w:rsidRDefault="005D6906" w:rsidP="005D6906">
      <w:r>
        <w:rPr>
          <w:rStyle w:val="CommentReference"/>
        </w:rPr>
        <w:annotationRef/>
      </w:r>
      <w:r>
        <w:rPr>
          <w:color w:val="000000"/>
          <w:sz w:val="20"/>
          <w:szCs w:val="20"/>
        </w:rPr>
        <w:t>what does this mean for your experimental setup. Does it mean that you keep the temperature low?</w:t>
      </w:r>
    </w:p>
  </w:comment>
  <w:comment w:id="16" w:author="Kozlowski, Patryk T." w:date="2024-02-18T10:18:00Z" w:initials="PK">
    <w:p w14:paraId="3F56D107" w14:textId="77777777" w:rsidR="005D6906" w:rsidRDefault="005D6906" w:rsidP="005D6906">
      <w:r>
        <w:rPr>
          <w:rStyle w:val="CommentReference"/>
        </w:rPr>
        <w:annotationRef/>
      </w:r>
      <w:r>
        <w:rPr>
          <w:color w:val="000000"/>
          <w:sz w:val="20"/>
          <w:szCs w:val="20"/>
        </w:rPr>
        <w:t>if you don’t explain what they are, I don’t think it makes sense to include this</w:t>
      </w:r>
    </w:p>
  </w:comment>
  <w:comment w:id="17" w:author="Kozlowski, Patryk T." w:date="2024-02-18T10:25:00Z" w:initials="PK">
    <w:p w14:paraId="77321E42" w14:textId="77777777" w:rsidR="005D6906" w:rsidRDefault="005D6906" w:rsidP="005D6906">
      <w:r>
        <w:rPr>
          <w:rStyle w:val="CommentReference"/>
        </w:rPr>
        <w:annotationRef/>
      </w:r>
      <w:r>
        <w:rPr>
          <w:color w:val="000000"/>
          <w:sz w:val="20"/>
          <w:szCs w:val="20"/>
        </w:rPr>
        <w:t>I know that you are probably very interested in the physics concept, but it might help to add a sentence about why people care about materials that show superconductivity at high temperatures. You don’t have to devote your whole article to this, but maybe you could find a good link that could be added to the end of your article?</w:t>
      </w:r>
    </w:p>
  </w:comment>
  <w:comment w:id="22" w:author="Kozlowski, Patryk T." w:date="2024-02-18T10:29:00Z" w:initials="PK">
    <w:p w14:paraId="377481A8" w14:textId="77777777" w:rsidR="006C7066" w:rsidRDefault="006C7066" w:rsidP="006C7066">
      <w:r>
        <w:rPr>
          <w:rStyle w:val="CommentReference"/>
        </w:rPr>
        <w:annotationRef/>
      </w:r>
      <w:r>
        <w:rPr>
          <w:color w:val="000000"/>
          <w:sz w:val="20"/>
          <w:szCs w:val="20"/>
        </w:rPr>
        <w:t>citation</w:t>
      </w:r>
    </w:p>
  </w:comment>
  <w:comment w:id="23" w:author="Kozlowski, Patryk T." w:date="2024-02-18T10:30:00Z" w:initials="PK">
    <w:p w14:paraId="7F996416" w14:textId="77777777" w:rsidR="006C7066" w:rsidRDefault="006C7066" w:rsidP="006C7066">
      <w:r>
        <w:rPr>
          <w:rStyle w:val="CommentReference"/>
        </w:rPr>
        <w:annotationRef/>
      </w:r>
      <w:r>
        <w:rPr>
          <w:color w:val="000000"/>
          <w:sz w:val="20"/>
          <w:szCs w:val="20"/>
        </w:rPr>
        <w:t>you might consider adding a diagram here which would make things clearer</w:t>
      </w:r>
    </w:p>
  </w:comment>
  <w:comment w:id="24" w:author="Kozlowski, Patryk T." w:date="2024-02-18T10:35:00Z" w:initials="PK">
    <w:p w14:paraId="76441F30" w14:textId="77777777" w:rsidR="006C7066" w:rsidRDefault="006C7066" w:rsidP="006C7066">
      <w:r>
        <w:rPr>
          <w:rStyle w:val="CommentReference"/>
        </w:rPr>
        <w:annotationRef/>
      </w:r>
      <w:r>
        <w:rPr>
          <w:color w:val="000000"/>
          <w:sz w:val="20"/>
          <w:szCs w:val="20"/>
        </w:rPr>
        <w:t>Even I am struggling to understand this as someone with a physics background. Maybe it is not worth losing your reader so early in the article with this since it is not so related to understanding your work, if I am not mistaken?</w:t>
      </w:r>
    </w:p>
  </w:comment>
  <w:comment w:id="27" w:author="Eleanor Richard" w:date="2024-02-10T14:13:00Z" w:initials="RAM">
    <w:p w14:paraId="52682830" w14:textId="0BBECBE8" w:rsidR="00D77E11" w:rsidRDefault="00721708" w:rsidP="00D77E11">
      <w:pPr>
        <w:pStyle w:val="CommentText"/>
      </w:pPr>
      <w:r>
        <w:rPr>
          <w:rStyle w:val="CommentReference"/>
        </w:rPr>
        <w:annotationRef/>
      </w:r>
      <w:r w:rsidR="00D77E11">
        <w:t>I made the diagram as simple as I can while keeping it scientifically accurate</w:t>
      </w:r>
    </w:p>
  </w:comment>
  <w:comment w:id="28" w:author="Kozlowski, Patryk T." w:date="2024-02-18T10:37:00Z" w:initials="PK">
    <w:p w14:paraId="1AB609AA" w14:textId="77777777" w:rsidR="00774938" w:rsidRDefault="00774938" w:rsidP="00774938">
      <w:r>
        <w:rPr>
          <w:rStyle w:val="CommentReference"/>
        </w:rPr>
        <w:annotationRef/>
      </w:r>
      <w:r>
        <w:rPr>
          <w:color w:val="000000"/>
          <w:sz w:val="20"/>
          <w:szCs w:val="20"/>
        </w:rPr>
        <w:t>ya, this is better</w:t>
      </w:r>
    </w:p>
  </w:comment>
  <w:comment w:id="29" w:author="Kozlowski, Patryk T." w:date="2024-02-18T10:43:00Z" w:initials="PK">
    <w:p w14:paraId="7D16D771" w14:textId="77777777" w:rsidR="00774938" w:rsidRDefault="00774938" w:rsidP="00774938">
      <w:r>
        <w:rPr>
          <w:rStyle w:val="CommentReference"/>
        </w:rPr>
        <w:annotationRef/>
      </w:r>
      <w:r>
        <w:rPr>
          <w:color w:val="000000"/>
          <w:sz w:val="20"/>
          <w:szCs w:val="20"/>
        </w:rPr>
        <w:t>I think this would be a great opportunity to reference figure 1; These kind of things can be better explained visually.</w:t>
      </w:r>
    </w:p>
  </w:comment>
  <w:comment w:id="30" w:author="Kozlowski, Patryk T." w:date="2024-02-18T10:45:00Z" w:initials="PK">
    <w:p w14:paraId="0373D9BD" w14:textId="77777777" w:rsidR="00774938" w:rsidRDefault="00774938" w:rsidP="00774938">
      <w:r>
        <w:rPr>
          <w:rStyle w:val="CommentReference"/>
        </w:rPr>
        <w:annotationRef/>
      </w:r>
      <w:r>
        <w:rPr>
          <w:color w:val="000000"/>
          <w:sz w:val="20"/>
          <w:szCs w:val="20"/>
        </w:rPr>
        <w:t>good explanation</w:t>
      </w:r>
    </w:p>
  </w:comment>
  <w:comment w:id="32" w:author="Kozlowski, Patryk T." w:date="2024-02-18T10:52:00Z" w:initials="PK">
    <w:p w14:paraId="0E7BFABD" w14:textId="77777777" w:rsidR="00FF6715" w:rsidRDefault="00FF6715" w:rsidP="00FF6715">
      <w:r>
        <w:rPr>
          <w:rStyle w:val="CommentReference"/>
        </w:rPr>
        <w:annotationRef/>
      </w:r>
      <w:r>
        <w:rPr>
          <w:color w:val="000000"/>
          <w:sz w:val="20"/>
          <w:szCs w:val="20"/>
        </w:rPr>
        <w:t>give reference to the figures, where applicable</w:t>
      </w:r>
    </w:p>
  </w:comment>
  <w:comment w:id="34" w:author="Kozlowski, Patryk T." w:date="2024-02-18T10:50:00Z" w:initials="PK">
    <w:p w14:paraId="4577910C" w14:textId="58CB1050" w:rsidR="00FF6715" w:rsidRDefault="00FF6715" w:rsidP="00FF6715">
      <w:r>
        <w:rPr>
          <w:rStyle w:val="CommentReference"/>
        </w:rPr>
        <w:annotationRef/>
      </w:r>
      <w:r>
        <w:rPr>
          <w:color w:val="000000"/>
          <w:sz w:val="20"/>
          <w:szCs w:val="20"/>
        </w:rPr>
        <w:t>I am not an expert, but it might be better to say that the gap between the refractive indices is constant even as they change across frequencies? If I am wrong, then what you already have here is also good.</w:t>
      </w:r>
    </w:p>
  </w:comment>
  <w:comment w:id="33" w:author="Kozlowski, Patryk T." w:date="2024-02-18T11:09:00Z" w:initials="PK">
    <w:p w14:paraId="5EBC8060" w14:textId="77777777" w:rsidR="00116DD2" w:rsidRDefault="00116DD2" w:rsidP="00116DD2">
      <w:r>
        <w:rPr>
          <w:rStyle w:val="CommentReference"/>
        </w:rPr>
        <w:annotationRef/>
      </w:r>
      <w:r>
        <w:rPr>
          <w:color w:val="000000"/>
          <w:sz w:val="20"/>
          <w:szCs w:val="20"/>
        </w:rPr>
        <w:t>I am just curious if this really belongs in the methods section and not in the discussion</w:t>
      </w:r>
    </w:p>
  </w:comment>
  <w:comment w:id="43" w:author="Kozlowski, Patryk T." w:date="2024-02-18T10:54:00Z" w:initials="PK">
    <w:p w14:paraId="13B83507" w14:textId="61B16F0E" w:rsidR="00FF6715" w:rsidRDefault="00FF6715" w:rsidP="00FF6715">
      <w:r>
        <w:rPr>
          <w:rStyle w:val="CommentReference"/>
        </w:rPr>
        <w:annotationRef/>
      </w:r>
      <w:r>
        <w:rPr>
          <w:color w:val="000000"/>
          <w:sz w:val="20"/>
          <w:szCs w:val="20"/>
        </w:rPr>
        <w:t>can you briefly explain what this term means</w:t>
      </w:r>
    </w:p>
  </w:comment>
  <w:comment w:id="45" w:author="Kozlowski, Patryk T." w:date="2024-02-18T11:01:00Z" w:initials="PK">
    <w:p w14:paraId="77E33CA1" w14:textId="77777777" w:rsidR="00116DD2" w:rsidRDefault="00116DD2" w:rsidP="00116DD2">
      <w:r>
        <w:rPr>
          <w:rStyle w:val="CommentReference"/>
        </w:rPr>
        <w:annotationRef/>
      </w:r>
      <w:r>
        <w:rPr>
          <w:color w:val="000000"/>
          <w:sz w:val="20"/>
          <w:szCs w:val="20"/>
        </w:rPr>
        <w:t>I was eventually able to decipher what you meant here, but at first it was difficult to understand i.e. you started talking about a first beam and then you transitioned to a third beam, so I was initially confused about what the second beam does</w:t>
      </w:r>
    </w:p>
  </w:comment>
  <w:comment w:id="49" w:author="Kozlowski, Patryk T." w:date="2024-02-18T11:04:00Z" w:initials="PK">
    <w:p w14:paraId="63AD0AEE" w14:textId="77777777" w:rsidR="00116DD2" w:rsidRDefault="00116DD2" w:rsidP="00116DD2">
      <w:r>
        <w:rPr>
          <w:rStyle w:val="CommentReference"/>
        </w:rPr>
        <w:annotationRef/>
      </w:r>
      <w:r>
        <w:rPr>
          <w:color w:val="000000"/>
          <w:sz w:val="20"/>
          <w:szCs w:val="20"/>
        </w:rPr>
        <w:t>photons?</w:t>
      </w:r>
    </w:p>
  </w:comment>
  <w:comment w:id="50" w:author="Kozlowski, Patryk T." w:date="2024-02-18T11:07:00Z" w:initials="PK">
    <w:p w14:paraId="42B89568" w14:textId="77777777" w:rsidR="00116DD2" w:rsidRDefault="00116DD2" w:rsidP="00116DD2">
      <w:r>
        <w:rPr>
          <w:rStyle w:val="CommentReference"/>
        </w:rPr>
        <w:annotationRef/>
      </w:r>
      <w:r>
        <w:rPr>
          <w:color w:val="000000"/>
          <w:sz w:val="20"/>
          <w:szCs w:val="20"/>
        </w:rPr>
        <w:t>it might be also helpful to explain the axes of this graph. it is not immediately obvious to the reader that the y axis is a measure of the electric field of the reflected light with respect to some baseline</w:t>
      </w:r>
    </w:p>
  </w:comment>
  <w:comment w:id="51" w:author="Kozlowski, Patryk T." w:date="2024-02-18T11:15:00Z" w:initials="PK">
    <w:p w14:paraId="0B42FA65" w14:textId="77777777" w:rsidR="00D3014F" w:rsidRDefault="00D3014F" w:rsidP="00D3014F">
      <w:r>
        <w:rPr>
          <w:rStyle w:val="CommentReference"/>
        </w:rPr>
        <w:annotationRef/>
      </w:r>
      <w:r>
        <w:rPr>
          <w:color w:val="000000"/>
          <w:sz w:val="20"/>
          <w:szCs w:val="20"/>
        </w:rPr>
        <w:t>in an effort to make things less complicated, I would recommend ditching the time decay experiential fits and just including the singular fit to the raw data, which makes a more sense to me. Maybe I am just not completely understanding what I should be getting from this graph, because I am not getting what I should be getting from the time decay exponential functions.  I am now realizing that the first exponential fit is supposed to be a better representation than the second, but could you explain this?</w:t>
      </w:r>
    </w:p>
  </w:comment>
  <w:comment w:id="52" w:author="Kozlowski, Patryk T." w:date="2024-02-18T11:11:00Z" w:initials="PK">
    <w:p w14:paraId="4F535C58" w14:textId="7280C9CD" w:rsidR="00D3014F" w:rsidRDefault="00D3014F" w:rsidP="00D3014F">
      <w:r>
        <w:rPr>
          <w:rStyle w:val="CommentReference"/>
        </w:rPr>
        <w:annotationRef/>
      </w:r>
      <w:r>
        <w:rPr>
          <w:color w:val="000000"/>
          <w:sz w:val="20"/>
          <w:szCs w:val="20"/>
        </w:rPr>
        <w:t>This is good, but I am not sure which exponential fit to focus on</w:t>
      </w:r>
    </w:p>
  </w:comment>
  <w:comment w:id="53" w:author="Kozlowski, Patryk T." w:date="2024-02-18T11:18:00Z" w:initials="PK">
    <w:p w14:paraId="02767853" w14:textId="77777777" w:rsidR="00D3014F" w:rsidRDefault="00D3014F" w:rsidP="00D3014F">
      <w:r>
        <w:rPr>
          <w:rStyle w:val="CommentReference"/>
        </w:rPr>
        <w:annotationRef/>
      </w:r>
      <w:r>
        <w:rPr>
          <w:color w:val="000000"/>
          <w:sz w:val="20"/>
          <w:szCs w:val="20"/>
        </w:rPr>
        <w:t>Never mind about my previous comments, but the explanation of what the reader should take from figure 6 should be clearer</w:t>
      </w:r>
    </w:p>
  </w:comment>
  <w:comment w:id="54" w:author="Kozlowski, Patryk T." w:date="2024-02-18T11:19:00Z" w:initials="PK">
    <w:p w14:paraId="53E23167" w14:textId="77777777" w:rsidR="00D3014F" w:rsidRDefault="00D3014F" w:rsidP="00D3014F">
      <w:r>
        <w:rPr>
          <w:rStyle w:val="CommentReference"/>
        </w:rPr>
        <w:annotationRef/>
      </w:r>
      <w:r>
        <w:rPr>
          <w:color w:val="000000"/>
          <w:sz w:val="20"/>
          <w:szCs w:val="20"/>
        </w:rPr>
        <w:t>photons?</w:t>
      </w:r>
    </w:p>
  </w:comment>
  <w:comment w:id="55" w:author="Kozlowski, Patryk T." w:date="2024-02-18T11:20:00Z" w:initials="PK">
    <w:p w14:paraId="1C3F9280" w14:textId="77777777" w:rsidR="00D3014F" w:rsidRDefault="00D3014F" w:rsidP="00D3014F">
      <w:r>
        <w:rPr>
          <w:rStyle w:val="CommentReference"/>
        </w:rPr>
        <w:annotationRef/>
      </w:r>
      <w:r>
        <w:rPr>
          <w:color w:val="000000"/>
          <w:sz w:val="20"/>
          <w:szCs w:val="20"/>
        </w:rPr>
        <w:t>could you elaborate on this more?</w:t>
      </w:r>
    </w:p>
  </w:comment>
  <w:comment w:id="56" w:author="Kozlowski, Patryk T." w:date="2024-02-18T11:22:00Z" w:initials="PK">
    <w:p w14:paraId="52DB3E3B" w14:textId="77777777" w:rsidR="00F42099" w:rsidRDefault="00F42099" w:rsidP="00F42099">
      <w:r>
        <w:rPr>
          <w:rStyle w:val="CommentReference"/>
        </w:rPr>
        <w:annotationRef/>
      </w:r>
      <w:r>
        <w:rPr>
          <w:color w:val="000000"/>
          <w:sz w:val="20"/>
          <w:szCs w:val="20"/>
        </w:rPr>
        <w:t>add a link to a reference that might help explain the concept of excitons and bound states to the reader</w:t>
      </w:r>
    </w:p>
  </w:comment>
  <w:comment w:id="57" w:author="Kozlowski, Patryk T." w:date="2024-02-18T11:25:00Z" w:initials="PK">
    <w:p w14:paraId="0DAB4892" w14:textId="77777777" w:rsidR="00F42099" w:rsidRDefault="00F42099" w:rsidP="00F42099">
      <w:r>
        <w:rPr>
          <w:rStyle w:val="CommentReference"/>
        </w:rPr>
        <w:annotationRef/>
      </w:r>
      <w:r>
        <w:rPr>
          <w:color w:val="000000"/>
          <w:sz w:val="20"/>
          <w:szCs w:val="20"/>
        </w:rPr>
        <w:t>I think you could really benefit from the addition of outside links to your article to help explain concepts such as these. See the link that I have provided in the email, and be sure to look at the very bottom of the article where I inserted the links to outside references.</w:t>
      </w:r>
    </w:p>
  </w:comment>
  <w:comment w:id="63" w:author="Kozlowski, Patryk T." w:date="2024-01-14T17:53:00Z" w:initials="PK">
    <w:p w14:paraId="6489E5E5" w14:textId="5F1C07AA" w:rsidR="000F3D6F" w:rsidRDefault="000F3D6F" w:rsidP="000F3D6F">
      <w:r>
        <w:rPr>
          <w:rStyle w:val="CommentReference"/>
        </w:rPr>
        <w:annotationRef/>
      </w:r>
      <w:r>
        <w:rPr>
          <w:color w:val="000000"/>
          <w:sz w:val="20"/>
          <w:szCs w:val="20"/>
        </w:rPr>
        <w:t>personally, I would add a note as to why investigating low energy dynamics might resolve the problem of room-T superconductivity, which I assume is the thing that most people are interested about</w:t>
      </w:r>
    </w:p>
  </w:comment>
  <w:comment w:id="64" w:author="Eleanor Richard" w:date="2024-02-10T14:51:00Z" w:initials="RAM">
    <w:p w14:paraId="5560C9B1" w14:textId="77777777" w:rsidR="00D77E11" w:rsidRDefault="000F3D6F" w:rsidP="00D77E11">
      <w:pPr>
        <w:pStyle w:val="CommentText"/>
      </w:pPr>
      <w:r>
        <w:rPr>
          <w:rStyle w:val="CommentReference"/>
        </w:rPr>
        <w:annotationRef/>
      </w:r>
      <w:r w:rsidR="00D77E11">
        <w:t>I think I leave the conclusion as it is because while we are studying a high-temperature superconductor, we aren’t really looking to answer the question of superconductivity with the results we acquired in this experiment.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BF0E92" w15:done="0"/>
  <w15:commentEx w15:paraId="58CD9EB5" w15:done="0"/>
  <w15:commentEx w15:paraId="319F5DB2" w15:done="0"/>
  <w15:commentEx w15:paraId="3F56D107" w15:done="0"/>
  <w15:commentEx w15:paraId="77321E42" w15:done="0"/>
  <w15:commentEx w15:paraId="377481A8" w15:done="0"/>
  <w15:commentEx w15:paraId="7F996416" w15:done="0"/>
  <w15:commentEx w15:paraId="76441F30" w15:done="0"/>
  <w15:commentEx w15:paraId="52682830" w15:done="0"/>
  <w15:commentEx w15:paraId="1AB609AA" w15:paraIdParent="52682830" w15:done="0"/>
  <w15:commentEx w15:paraId="7D16D771" w15:done="0"/>
  <w15:commentEx w15:paraId="0373D9BD" w15:done="0"/>
  <w15:commentEx w15:paraId="0E7BFABD" w15:done="0"/>
  <w15:commentEx w15:paraId="4577910C" w15:done="0"/>
  <w15:commentEx w15:paraId="5EBC8060" w15:done="0"/>
  <w15:commentEx w15:paraId="13B83507" w15:done="0"/>
  <w15:commentEx w15:paraId="77E33CA1" w15:done="0"/>
  <w15:commentEx w15:paraId="63AD0AEE" w15:done="0"/>
  <w15:commentEx w15:paraId="42B89568" w15:done="0"/>
  <w15:commentEx w15:paraId="0B42FA65" w15:done="0"/>
  <w15:commentEx w15:paraId="4F535C58" w15:done="0"/>
  <w15:commentEx w15:paraId="02767853" w15:done="0"/>
  <w15:commentEx w15:paraId="53E23167" w15:done="0"/>
  <w15:commentEx w15:paraId="1C3F9280" w15:done="0"/>
  <w15:commentEx w15:paraId="52DB3E3B" w15:done="0"/>
  <w15:commentEx w15:paraId="0DAB4892" w15:done="0"/>
  <w15:commentEx w15:paraId="6489E5E5" w15:done="0"/>
  <w15:commentEx w15:paraId="5560C9B1" w15:paraIdParent="6489E5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D2C1D8F" w16cex:dateUtc="2024-02-18T18:12:00Z"/>
  <w16cex:commentExtensible w16cex:durableId="69836784" w16cex:dateUtc="2024-02-18T18:13:00Z"/>
  <w16cex:commentExtensible w16cex:durableId="6BB0DED9" w16cex:dateUtc="2024-02-18T18:17:00Z"/>
  <w16cex:commentExtensible w16cex:durableId="040719F8" w16cex:dateUtc="2024-02-18T18:18:00Z"/>
  <w16cex:commentExtensible w16cex:durableId="3802A4D2" w16cex:dateUtc="2024-02-18T18:25:00Z"/>
  <w16cex:commentExtensible w16cex:durableId="4B669AD9" w16cex:dateUtc="2024-02-18T18:29:00Z"/>
  <w16cex:commentExtensible w16cex:durableId="46757727" w16cex:dateUtc="2024-02-18T18:30:00Z"/>
  <w16cex:commentExtensible w16cex:durableId="5D950149" w16cex:dateUtc="2024-02-18T18:35:00Z"/>
  <w16cex:commentExtensible w16cex:durableId="63D4019E" w16cex:dateUtc="2024-02-10T19:13:00Z"/>
  <w16cex:commentExtensible w16cex:durableId="737B54E4" w16cex:dateUtc="2024-02-18T18:37:00Z"/>
  <w16cex:commentExtensible w16cex:durableId="462A21B4" w16cex:dateUtc="2024-02-18T18:43:00Z"/>
  <w16cex:commentExtensible w16cex:durableId="7EBCFEA3" w16cex:dateUtc="2024-02-18T18:45:00Z"/>
  <w16cex:commentExtensible w16cex:durableId="537E1ACF" w16cex:dateUtc="2024-02-18T18:52:00Z"/>
  <w16cex:commentExtensible w16cex:durableId="015F7318" w16cex:dateUtc="2024-02-18T18:50:00Z"/>
  <w16cex:commentExtensible w16cex:durableId="0CAEECEA" w16cex:dateUtc="2024-02-18T19:09:00Z"/>
  <w16cex:commentExtensible w16cex:durableId="1063859E" w16cex:dateUtc="2024-02-18T18:54:00Z"/>
  <w16cex:commentExtensible w16cex:durableId="21D30674" w16cex:dateUtc="2024-02-18T19:01:00Z"/>
  <w16cex:commentExtensible w16cex:durableId="21706E5D" w16cex:dateUtc="2024-02-18T19:04:00Z"/>
  <w16cex:commentExtensible w16cex:durableId="47AC2ACC" w16cex:dateUtc="2024-02-18T19:07:00Z"/>
  <w16cex:commentExtensible w16cex:durableId="6E9798AC" w16cex:dateUtc="2024-02-18T19:15:00Z"/>
  <w16cex:commentExtensible w16cex:durableId="6B6B76DC" w16cex:dateUtc="2024-02-18T19:11:00Z"/>
  <w16cex:commentExtensible w16cex:durableId="264A41E3" w16cex:dateUtc="2024-02-18T19:18:00Z"/>
  <w16cex:commentExtensible w16cex:durableId="5F856D11" w16cex:dateUtc="2024-02-18T19:19:00Z"/>
  <w16cex:commentExtensible w16cex:durableId="7AADF3AE" w16cex:dateUtc="2024-02-18T19:20:00Z"/>
  <w16cex:commentExtensible w16cex:durableId="163ADA8E" w16cex:dateUtc="2024-02-18T19:22:00Z"/>
  <w16cex:commentExtensible w16cex:durableId="2078022B" w16cex:dateUtc="2024-02-18T19:25:00Z"/>
  <w16cex:commentExtensible w16cex:durableId="19DE8E71" w16cex:dateUtc="2024-01-15T01:53:00Z"/>
  <w16cex:commentExtensible w16cex:durableId="0273FDC8" w16cex:dateUtc="2024-02-10T19: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BF0E92" w16cid:durableId="7D2C1D8F"/>
  <w16cid:commentId w16cid:paraId="58CD9EB5" w16cid:durableId="69836784"/>
  <w16cid:commentId w16cid:paraId="319F5DB2" w16cid:durableId="6BB0DED9"/>
  <w16cid:commentId w16cid:paraId="3F56D107" w16cid:durableId="040719F8"/>
  <w16cid:commentId w16cid:paraId="77321E42" w16cid:durableId="3802A4D2"/>
  <w16cid:commentId w16cid:paraId="377481A8" w16cid:durableId="4B669AD9"/>
  <w16cid:commentId w16cid:paraId="7F996416" w16cid:durableId="46757727"/>
  <w16cid:commentId w16cid:paraId="76441F30" w16cid:durableId="5D950149"/>
  <w16cid:commentId w16cid:paraId="52682830" w16cid:durableId="63D4019E"/>
  <w16cid:commentId w16cid:paraId="1AB609AA" w16cid:durableId="737B54E4"/>
  <w16cid:commentId w16cid:paraId="7D16D771" w16cid:durableId="462A21B4"/>
  <w16cid:commentId w16cid:paraId="0373D9BD" w16cid:durableId="7EBCFEA3"/>
  <w16cid:commentId w16cid:paraId="0E7BFABD" w16cid:durableId="537E1ACF"/>
  <w16cid:commentId w16cid:paraId="4577910C" w16cid:durableId="015F7318"/>
  <w16cid:commentId w16cid:paraId="5EBC8060" w16cid:durableId="0CAEECEA"/>
  <w16cid:commentId w16cid:paraId="13B83507" w16cid:durableId="1063859E"/>
  <w16cid:commentId w16cid:paraId="77E33CA1" w16cid:durableId="21D30674"/>
  <w16cid:commentId w16cid:paraId="63AD0AEE" w16cid:durableId="21706E5D"/>
  <w16cid:commentId w16cid:paraId="42B89568" w16cid:durableId="47AC2ACC"/>
  <w16cid:commentId w16cid:paraId="0B42FA65" w16cid:durableId="6E9798AC"/>
  <w16cid:commentId w16cid:paraId="4F535C58" w16cid:durableId="6B6B76DC"/>
  <w16cid:commentId w16cid:paraId="02767853" w16cid:durableId="264A41E3"/>
  <w16cid:commentId w16cid:paraId="53E23167" w16cid:durableId="5F856D11"/>
  <w16cid:commentId w16cid:paraId="1C3F9280" w16cid:durableId="7AADF3AE"/>
  <w16cid:commentId w16cid:paraId="52DB3E3B" w16cid:durableId="163ADA8E"/>
  <w16cid:commentId w16cid:paraId="0DAB4892" w16cid:durableId="2078022B"/>
  <w16cid:commentId w16cid:paraId="6489E5E5" w16cid:durableId="19DE8E71"/>
  <w16cid:commentId w16cid:paraId="5560C9B1" w16cid:durableId="0273FDC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8F7ADF"/>
    <w:multiLevelType w:val="multilevel"/>
    <w:tmpl w:val="338CE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AD36B1"/>
    <w:multiLevelType w:val="multilevel"/>
    <w:tmpl w:val="C4A2E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1010660">
    <w:abstractNumId w:val="0"/>
    <w:lvlOverride w:ilvl="0">
      <w:lvl w:ilvl="0">
        <w:numFmt w:val="lowerLetter"/>
        <w:lvlText w:val="%1."/>
        <w:lvlJc w:val="left"/>
      </w:lvl>
    </w:lvlOverride>
  </w:num>
  <w:num w:numId="2" w16cid:durableId="211355244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ozlowski, Patryk T.">
    <w15:presenceInfo w15:providerId="AD" w15:userId="S::pkozlows@caltech.edu::c0b79f70-7d09-402e-8e39-11ad979e8849"/>
  </w15:person>
  <w15:person w15:author="Eleanor Richard">
    <w15:presenceInfo w15:providerId="Windows Live" w15:userId="4ac90f16b666ae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E50"/>
    <w:rsid w:val="000052E4"/>
    <w:rsid w:val="00012373"/>
    <w:rsid w:val="00023068"/>
    <w:rsid w:val="00026927"/>
    <w:rsid w:val="00054E91"/>
    <w:rsid w:val="00075323"/>
    <w:rsid w:val="00094C26"/>
    <w:rsid w:val="000A59AE"/>
    <w:rsid w:val="000A7E79"/>
    <w:rsid w:val="000B4FF9"/>
    <w:rsid w:val="000B6200"/>
    <w:rsid w:val="000F3D6F"/>
    <w:rsid w:val="00116DD2"/>
    <w:rsid w:val="00130C0D"/>
    <w:rsid w:val="001310EC"/>
    <w:rsid w:val="0014575C"/>
    <w:rsid w:val="00152A7D"/>
    <w:rsid w:val="00160A83"/>
    <w:rsid w:val="00164033"/>
    <w:rsid w:val="00174313"/>
    <w:rsid w:val="001820DD"/>
    <w:rsid w:val="001A0C49"/>
    <w:rsid w:val="001B0219"/>
    <w:rsid w:val="001B220F"/>
    <w:rsid w:val="001C1E50"/>
    <w:rsid w:val="001C720F"/>
    <w:rsid w:val="002016B8"/>
    <w:rsid w:val="00210392"/>
    <w:rsid w:val="00210AAA"/>
    <w:rsid w:val="002304D0"/>
    <w:rsid w:val="00251B48"/>
    <w:rsid w:val="00281CA9"/>
    <w:rsid w:val="002C5911"/>
    <w:rsid w:val="003326EF"/>
    <w:rsid w:val="00345584"/>
    <w:rsid w:val="003507E4"/>
    <w:rsid w:val="00356AEB"/>
    <w:rsid w:val="00364D37"/>
    <w:rsid w:val="00364D5D"/>
    <w:rsid w:val="00391223"/>
    <w:rsid w:val="00394634"/>
    <w:rsid w:val="003B0F28"/>
    <w:rsid w:val="003C4533"/>
    <w:rsid w:val="003C4A10"/>
    <w:rsid w:val="003F457D"/>
    <w:rsid w:val="004000C3"/>
    <w:rsid w:val="00401B64"/>
    <w:rsid w:val="00404A88"/>
    <w:rsid w:val="00423878"/>
    <w:rsid w:val="004255F0"/>
    <w:rsid w:val="0043293C"/>
    <w:rsid w:val="00480B27"/>
    <w:rsid w:val="00482983"/>
    <w:rsid w:val="004B03A8"/>
    <w:rsid w:val="004B36FA"/>
    <w:rsid w:val="004D3373"/>
    <w:rsid w:val="004E1BD7"/>
    <w:rsid w:val="00501D76"/>
    <w:rsid w:val="0051098D"/>
    <w:rsid w:val="0053114A"/>
    <w:rsid w:val="00545440"/>
    <w:rsid w:val="00554953"/>
    <w:rsid w:val="00574B8C"/>
    <w:rsid w:val="00577B22"/>
    <w:rsid w:val="00584B01"/>
    <w:rsid w:val="0058613A"/>
    <w:rsid w:val="00594EF9"/>
    <w:rsid w:val="005B157F"/>
    <w:rsid w:val="005B2F05"/>
    <w:rsid w:val="005B6356"/>
    <w:rsid w:val="005B7A6E"/>
    <w:rsid w:val="005D6906"/>
    <w:rsid w:val="00612FBC"/>
    <w:rsid w:val="0061486A"/>
    <w:rsid w:val="00620B9D"/>
    <w:rsid w:val="00621421"/>
    <w:rsid w:val="00631310"/>
    <w:rsid w:val="006416A7"/>
    <w:rsid w:val="006431DD"/>
    <w:rsid w:val="006434FA"/>
    <w:rsid w:val="00650D47"/>
    <w:rsid w:val="006621D6"/>
    <w:rsid w:val="00662A7D"/>
    <w:rsid w:val="00676F31"/>
    <w:rsid w:val="00694B05"/>
    <w:rsid w:val="00695BC4"/>
    <w:rsid w:val="006972D3"/>
    <w:rsid w:val="006A0374"/>
    <w:rsid w:val="006C7066"/>
    <w:rsid w:val="006E4CFC"/>
    <w:rsid w:val="006E61DE"/>
    <w:rsid w:val="006F0EA5"/>
    <w:rsid w:val="007127EE"/>
    <w:rsid w:val="00712A0B"/>
    <w:rsid w:val="0071429B"/>
    <w:rsid w:val="00721708"/>
    <w:rsid w:val="00767E8C"/>
    <w:rsid w:val="007712F4"/>
    <w:rsid w:val="00774938"/>
    <w:rsid w:val="00781E4D"/>
    <w:rsid w:val="00783A10"/>
    <w:rsid w:val="007B0891"/>
    <w:rsid w:val="007B1CD4"/>
    <w:rsid w:val="007F30AE"/>
    <w:rsid w:val="0080721C"/>
    <w:rsid w:val="00823045"/>
    <w:rsid w:val="00873943"/>
    <w:rsid w:val="00873E95"/>
    <w:rsid w:val="00882836"/>
    <w:rsid w:val="008964A9"/>
    <w:rsid w:val="008A5C42"/>
    <w:rsid w:val="008A7011"/>
    <w:rsid w:val="008B2101"/>
    <w:rsid w:val="008B4ED7"/>
    <w:rsid w:val="008E6E27"/>
    <w:rsid w:val="00924133"/>
    <w:rsid w:val="0096396E"/>
    <w:rsid w:val="00970DDF"/>
    <w:rsid w:val="00980F0A"/>
    <w:rsid w:val="009A3579"/>
    <w:rsid w:val="00A308E4"/>
    <w:rsid w:val="00A51444"/>
    <w:rsid w:val="00A53C8E"/>
    <w:rsid w:val="00A541BF"/>
    <w:rsid w:val="00A76F4A"/>
    <w:rsid w:val="00AC5970"/>
    <w:rsid w:val="00B16DEC"/>
    <w:rsid w:val="00B176EA"/>
    <w:rsid w:val="00B40DD6"/>
    <w:rsid w:val="00B6226F"/>
    <w:rsid w:val="00B96E57"/>
    <w:rsid w:val="00BA43DD"/>
    <w:rsid w:val="00C028CF"/>
    <w:rsid w:val="00C22828"/>
    <w:rsid w:val="00C24284"/>
    <w:rsid w:val="00C32660"/>
    <w:rsid w:val="00C42D3A"/>
    <w:rsid w:val="00C7062D"/>
    <w:rsid w:val="00C72E20"/>
    <w:rsid w:val="00C91EF0"/>
    <w:rsid w:val="00CA1EDF"/>
    <w:rsid w:val="00CE621C"/>
    <w:rsid w:val="00CE6BD1"/>
    <w:rsid w:val="00D1163B"/>
    <w:rsid w:val="00D12CD7"/>
    <w:rsid w:val="00D224E1"/>
    <w:rsid w:val="00D262F7"/>
    <w:rsid w:val="00D3014F"/>
    <w:rsid w:val="00D34BCC"/>
    <w:rsid w:val="00D350C8"/>
    <w:rsid w:val="00D51F04"/>
    <w:rsid w:val="00D750BF"/>
    <w:rsid w:val="00D77E11"/>
    <w:rsid w:val="00DB5B99"/>
    <w:rsid w:val="00DB7C08"/>
    <w:rsid w:val="00DC15FD"/>
    <w:rsid w:val="00DC337D"/>
    <w:rsid w:val="00DE12E5"/>
    <w:rsid w:val="00DE1854"/>
    <w:rsid w:val="00E0545B"/>
    <w:rsid w:val="00E07513"/>
    <w:rsid w:val="00E11574"/>
    <w:rsid w:val="00E14A1B"/>
    <w:rsid w:val="00E2006E"/>
    <w:rsid w:val="00E33A29"/>
    <w:rsid w:val="00E360FA"/>
    <w:rsid w:val="00E51F6B"/>
    <w:rsid w:val="00E56C6A"/>
    <w:rsid w:val="00E812FA"/>
    <w:rsid w:val="00ED0D8C"/>
    <w:rsid w:val="00EE5E2C"/>
    <w:rsid w:val="00F16630"/>
    <w:rsid w:val="00F2118F"/>
    <w:rsid w:val="00F25856"/>
    <w:rsid w:val="00F42099"/>
    <w:rsid w:val="00F466FD"/>
    <w:rsid w:val="00F46FF9"/>
    <w:rsid w:val="00F7400D"/>
    <w:rsid w:val="00FD1FAE"/>
    <w:rsid w:val="00FD2801"/>
    <w:rsid w:val="00FD289D"/>
    <w:rsid w:val="00FD6B3F"/>
    <w:rsid w:val="00FF123D"/>
    <w:rsid w:val="00FF1723"/>
    <w:rsid w:val="00FF6715"/>
    <w:rsid w:val="00FF7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CBA41"/>
  <w15:chartTrackingRefBased/>
  <w15:docId w15:val="{AD92FF01-5378-4156-8820-FDBDF8620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1E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1310EC"/>
    <w:rPr>
      <w:color w:val="808080"/>
    </w:rPr>
  </w:style>
  <w:style w:type="paragraph" w:styleId="Revision">
    <w:name w:val="Revision"/>
    <w:hidden/>
    <w:uiPriority w:val="99"/>
    <w:semiHidden/>
    <w:rsid w:val="003F457D"/>
    <w:pPr>
      <w:spacing w:after="0" w:line="240" w:lineRule="auto"/>
    </w:pPr>
  </w:style>
  <w:style w:type="character" w:styleId="CommentReference">
    <w:name w:val="annotation reference"/>
    <w:basedOn w:val="DefaultParagraphFont"/>
    <w:uiPriority w:val="99"/>
    <w:semiHidden/>
    <w:unhideWhenUsed/>
    <w:rsid w:val="003F457D"/>
    <w:rPr>
      <w:sz w:val="16"/>
      <w:szCs w:val="16"/>
    </w:rPr>
  </w:style>
  <w:style w:type="paragraph" w:styleId="CommentText">
    <w:name w:val="annotation text"/>
    <w:basedOn w:val="Normal"/>
    <w:link w:val="CommentTextChar"/>
    <w:uiPriority w:val="99"/>
    <w:unhideWhenUsed/>
    <w:rsid w:val="003F457D"/>
    <w:pPr>
      <w:spacing w:line="240" w:lineRule="auto"/>
    </w:pPr>
    <w:rPr>
      <w:sz w:val="20"/>
      <w:szCs w:val="20"/>
    </w:rPr>
  </w:style>
  <w:style w:type="character" w:customStyle="1" w:styleId="CommentTextChar">
    <w:name w:val="Comment Text Char"/>
    <w:basedOn w:val="DefaultParagraphFont"/>
    <w:link w:val="CommentText"/>
    <w:uiPriority w:val="99"/>
    <w:rsid w:val="003F457D"/>
    <w:rPr>
      <w:sz w:val="20"/>
      <w:szCs w:val="20"/>
    </w:rPr>
  </w:style>
  <w:style w:type="paragraph" w:styleId="CommentSubject">
    <w:name w:val="annotation subject"/>
    <w:basedOn w:val="CommentText"/>
    <w:next w:val="CommentText"/>
    <w:link w:val="CommentSubjectChar"/>
    <w:uiPriority w:val="99"/>
    <w:semiHidden/>
    <w:unhideWhenUsed/>
    <w:rsid w:val="003F457D"/>
    <w:rPr>
      <w:b/>
      <w:bCs/>
    </w:rPr>
  </w:style>
  <w:style w:type="character" w:customStyle="1" w:styleId="CommentSubjectChar">
    <w:name w:val="Comment Subject Char"/>
    <w:basedOn w:val="CommentTextChar"/>
    <w:link w:val="CommentSubject"/>
    <w:uiPriority w:val="99"/>
    <w:semiHidden/>
    <w:rsid w:val="003F457D"/>
    <w:rPr>
      <w:b/>
      <w:bCs/>
      <w:sz w:val="20"/>
      <w:szCs w:val="20"/>
    </w:rPr>
  </w:style>
  <w:style w:type="paragraph" w:styleId="ListParagraph">
    <w:name w:val="List Paragraph"/>
    <w:basedOn w:val="Normal"/>
    <w:uiPriority w:val="34"/>
    <w:qFormat/>
    <w:rsid w:val="00620B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6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5497D-573C-4C95-8C90-954FA728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6</Pages>
  <Words>2043</Words>
  <Characters>11647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Ariane M</dc:creator>
  <cp:keywords/>
  <dc:description/>
  <cp:lastModifiedBy>Kozlowski, Patryk T.</cp:lastModifiedBy>
  <cp:revision>4</cp:revision>
  <dcterms:created xsi:type="dcterms:W3CDTF">2024-02-18T17:42:00Z</dcterms:created>
  <dcterms:modified xsi:type="dcterms:W3CDTF">2024-02-18T19:34:00Z</dcterms:modified>
</cp:coreProperties>
</file>